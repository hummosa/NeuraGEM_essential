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F3B2" w14:textId="1FCF43EB" w:rsidR="006A3739" w:rsidRPr="003B2415" w:rsidRDefault="70503E22" w:rsidP="00D5030A">
      <w:pPr>
        <w:jc w:val="both"/>
        <w:rPr>
          <w:rFonts w:ascii="Calibri" w:eastAsia="Times New Roman" w:hAnsi="Calibri" w:cs="Calibri"/>
          <w:b/>
          <w:bCs/>
          <w:sz w:val="20"/>
          <w:szCs w:val="20"/>
        </w:rPr>
      </w:pPr>
      <w:r w:rsidRPr="003B2415">
        <w:rPr>
          <w:rFonts w:ascii="Arial" w:eastAsia="Times New Roman" w:hAnsi="Arial" w:cs="Arial"/>
          <w:b/>
          <w:bCs/>
          <w:sz w:val="20"/>
          <w:szCs w:val="20"/>
        </w:rPr>
        <w:t>Project Description</w:t>
      </w:r>
    </w:p>
    <w:p w14:paraId="0546EF4D" w14:textId="0EFE6BC6" w:rsidR="006A3739" w:rsidRPr="00954B13" w:rsidRDefault="006A3739" w:rsidP="00D5030A">
      <w:pPr>
        <w:jc w:val="both"/>
        <w:rPr>
          <w:rFonts w:ascii="Calibri" w:eastAsia="Times New Roman" w:hAnsi="Calibri" w:cs="Calibri"/>
          <w:sz w:val="20"/>
          <w:szCs w:val="20"/>
        </w:rPr>
      </w:pPr>
      <w:r w:rsidRPr="00954B13">
        <w:rPr>
          <w:rFonts w:ascii="Arial" w:eastAsia="Times New Roman" w:hAnsi="Arial" w:cs="Arial"/>
          <w:sz w:val="20"/>
          <w:szCs w:val="20"/>
        </w:rPr>
        <w:t>Matthew Nassar</w:t>
      </w:r>
      <w:r w:rsidRPr="00954B13">
        <w:rPr>
          <w:rFonts w:ascii="Arial" w:eastAsia="Times New Roman" w:hAnsi="Arial" w:cs="Arial"/>
          <w:sz w:val="20"/>
          <w:szCs w:val="20"/>
          <w:vertAlign w:val="superscript"/>
        </w:rPr>
        <w:t>1</w:t>
      </w:r>
      <w:r w:rsidRPr="00954B13">
        <w:rPr>
          <w:rFonts w:ascii="Arial" w:eastAsia="Times New Roman" w:hAnsi="Arial" w:cs="Arial"/>
          <w:sz w:val="20"/>
          <w:szCs w:val="20"/>
        </w:rPr>
        <w:t>, Mar</w:t>
      </w:r>
      <w:r w:rsidR="009767C5" w:rsidRPr="00954B13">
        <w:rPr>
          <w:rFonts w:ascii="Arial" w:eastAsia="Times New Roman" w:hAnsi="Arial" w:cs="Arial"/>
          <w:sz w:val="20"/>
          <w:szCs w:val="20"/>
        </w:rPr>
        <w:t>k</w:t>
      </w:r>
      <w:r w:rsidRPr="00954B13">
        <w:rPr>
          <w:rFonts w:ascii="Arial" w:eastAsia="Times New Roman" w:hAnsi="Arial" w:cs="Arial"/>
          <w:sz w:val="20"/>
          <w:szCs w:val="20"/>
        </w:rPr>
        <w:t>us Ullsperger</w:t>
      </w:r>
      <w:r w:rsidRPr="00954B13">
        <w:rPr>
          <w:rFonts w:ascii="Arial" w:eastAsia="Times New Roman" w:hAnsi="Arial" w:cs="Arial"/>
          <w:sz w:val="20"/>
          <w:szCs w:val="20"/>
          <w:vertAlign w:val="superscript"/>
        </w:rPr>
        <w:t>2</w:t>
      </w:r>
      <w:r w:rsidRPr="00954B13">
        <w:rPr>
          <w:rFonts w:ascii="Arial" w:eastAsia="Times New Roman" w:hAnsi="Arial" w:cs="Arial"/>
          <w:sz w:val="20"/>
          <w:szCs w:val="20"/>
        </w:rPr>
        <w:t>, Hans</w:t>
      </w:r>
      <w:r w:rsidR="00B40989" w:rsidRPr="00954B13">
        <w:rPr>
          <w:rFonts w:ascii="Arial" w:eastAsia="Times New Roman" w:hAnsi="Arial" w:cs="Arial"/>
          <w:sz w:val="20"/>
          <w:szCs w:val="20"/>
        </w:rPr>
        <w:t xml:space="preserve"> Kirschner</w:t>
      </w:r>
      <w:r w:rsidR="00B40989" w:rsidRPr="00954B13">
        <w:rPr>
          <w:rFonts w:ascii="Arial" w:eastAsia="Times New Roman" w:hAnsi="Arial" w:cs="Arial"/>
          <w:sz w:val="20"/>
          <w:szCs w:val="20"/>
          <w:vertAlign w:val="superscript"/>
        </w:rPr>
        <w:t>2</w:t>
      </w:r>
      <w:r w:rsidR="00B40989" w:rsidRPr="00954B13">
        <w:rPr>
          <w:rFonts w:ascii="Arial" w:eastAsia="Times New Roman" w:hAnsi="Arial" w:cs="Arial"/>
          <w:sz w:val="20"/>
          <w:szCs w:val="20"/>
        </w:rPr>
        <w:t>, Ali Hummos</w:t>
      </w:r>
      <w:r w:rsidR="00B40989" w:rsidRPr="00954B13">
        <w:rPr>
          <w:rFonts w:ascii="Arial" w:eastAsia="Times New Roman" w:hAnsi="Arial" w:cs="Arial"/>
          <w:sz w:val="20"/>
          <w:szCs w:val="20"/>
          <w:vertAlign w:val="superscript"/>
        </w:rPr>
        <w:t>3</w:t>
      </w:r>
    </w:p>
    <w:p w14:paraId="0D570536" w14:textId="77777777" w:rsidR="006A3739" w:rsidRPr="003B2415" w:rsidRDefault="006A3739" w:rsidP="00D5030A">
      <w:pPr>
        <w:jc w:val="both"/>
        <w:rPr>
          <w:rFonts w:ascii="Calibri" w:eastAsia="Times New Roman" w:hAnsi="Calibri" w:cs="Calibri"/>
          <w:sz w:val="20"/>
          <w:szCs w:val="20"/>
        </w:rPr>
      </w:pPr>
      <w:r w:rsidRPr="003B2415">
        <w:rPr>
          <w:rFonts w:ascii="Arial" w:eastAsia="Times New Roman" w:hAnsi="Arial" w:cs="Arial"/>
          <w:sz w:val="20"/>
          <w:szCs w:val="20"/>
          <w:vertAlign w:val="superscript"/>
        </w:rPr>
        <w:t>1</w:t>
      </w:r>
      <w:r w:rsidRPr="003B2415">
        <w:rPr>
          <w:rFonts w:ascii="Arial" w:eastAsia="Times New Roman" w:hAnsi="Arial" w:cs="Arial"/>
          <w:sz w:val="20"/>
          <w:szCs w:val="20"/>
        </w:rPr>
        <w:t>Carney Institute for Brain Science, Brown University, Providence RI, USA</w:t>
      </w:r>
    </w:p>
    <w:p w14:paraId="4C1F29BA" w14:textId="17367AAD" w:rsidR="00B10371" w:rsidRPr="003B2415" w:rsidRDefault="0DA36D2E" w:rsidP="00D5030A">
      <w:pPr>
        <w:jc w:val="both"/>
        <w:rPr>
          <w:rFonts w:ascii="Arial" w:eastAsia="Times New Roman" w:hAnsi="Arial" w:cs="Arial"/>
          <w:sz w:val="20"/>
          <w:szCs w:val="20"/>
        </w:rPr>
      </w:pPr>
      <w:r w:rsidRPr="003B2415">
        <w:rPr>
          <w:rFonts w:ascii="Arial" w:eastAsia="Times New Roman" w:hAnsi="Arial" w:cs="Arial"/>
          <w:sz w:val="20"/>
          <w:szCs w:val="20"/>
          <w:vertAlign w:val="superscript"/>
        </w:rPr>
        <w:t>2</w:t>
      </w:r>
      <w:r w:rsidRPr="003B2415">
        <w:rPr>
          <w:rFonts w:ascii="Arial" w:eastAsia="Times New Roman" w:hAnsi="Arial" w:cs="Arial"/>
          <w:sz w:val="20"/>
          <w:szCs w:val="20"/>
        </w:rPr>
        <w:t>Institute of Psychology, Otto-von-Guericke University, Magdeburg D-39106, Germany</w:t>
      </w:r>
    </w:p>
    <w:p w14:paraId="5C362CD4" w14:textId="133984C5" w:rsidR="00B10371" w:rsidRPr="003B2415" w:rsidRDefault="70503E22" w:rsidP="00D5030A">
      <w:pPr>
        <w:jc w:val="both"/>
        <w:rPr>
          <w:rFonts w:ascii="Arial" w:eastAsia="Times New Roman" w:hAnsi="Arial" w:cs="Arial"/>
          <w:sz w:val="20"/>
          <w:szCs w:val="20"/>
        </w:rPr>
      </w:pPr>
      <w:r w:rsidRPr="003B2415">
        <w:rPr>
          <w:rFonts w:ascii="Arial" w:eastAsia="Times New Roman" w:hAnsi="Arial" w:cs="Arial"/>
          <w:sz w:val="20"/>
          <w:szCs w:val="20"/>
          <w:vertAlign w:val="superscript"/>
        </w:rPr>
        <w:t>3</w:t>
      </w:r>
      <w:r w:rsidRPr="003B2415">
        <w:rPr>
          <w:rFonts w:ascii="Arial" w:eastAsia="Times New Roman" w:hAnsi="Arial" w:cs="Arial"/>
          <w:sz w:val="20"/>
          <w:szCs w:val="20"/>
        </w:rPr>
        <w:t>Brain and Cognitive Sciences, Massachusetts Institute of Technology, Massachusetts MA, USA</w:t>
      </w:r>
    </w:p>
    <w:p w14:paraId="5164BEFA" w14:textId="77777777" w:rsidR="0046709B" w:rsidRPr="006A0173" w:rsidRDefault="0046709B" w:rsidP="00D5030A">
      <w:pPr>
        <w:pStyle w:val="Heading1"/>
        <w:jc w:val="both"/>
        <w:rPr>
          <w:sz w:val="12"/>
          <w:szCs w:val="12"/>
          <w:lang w:val="en-US"/>
        </w:rPr>
      </w:pPr>
    </w:p>
    <w:p w14:paraId="7C2E6151" w14:textId="2C298F21" w:rsidR="0046709B" w:rsidRPr="006A0173" w:rsidRDefault="0046709B" w:rsidP="00D5030A">
      <w:pPr>
        <w:pStyle w:val="Heading1"/>
        <w:jc w:val="both"/>
        <w:rPr>
          <w:lang w:val="en-US"/>
        </w:rPr>
      </w:pPr>
      <w:r w:rsidRPr="006A0173">
        <w:rPr>
          <w:lang w:val="en-US"/>
        </w:rPr>
        <w:t>Specific Aims</w:t>
      </w:r>
    </w:p>
    <w:p w14:paraId="40A47F4F" w14:textId="77777777" w:rsidR="00053754" w:rsidRPr="001B384A" w:rsidRDefault="00053754" w:rsidP="00D5030A">
      <w:pPr>
        <w:pStyle w:val="Heading1"/>
        <w:jc w:val="both"/>
        <w:rPr>
          <w:rFonts w:ascii="Arial" w:hAnsi="Arial" w:cs="Arial"/>
          <w:color w:val="000000" w:themeColor="text1"/>
        </w:rPr>
      </w:pPr>
      <w:r w:rsidRPr="006A0173">
        <w:rPr>
          <w:rFonts w:ascii="Arial" w:hAnsi="Arial" w:cs="Arial"/>
          <w:b w:val="0"/>
          <w:color w:val="000000" w:themeColor="text1"/>
          <w:lang w:val="en-US"/>
        </w:rPr>
        <w:t xml:space="preserve">Humans monitor and adjust behavior in accordance with changing demands of the environment. Doing so effectively requires </w:t>
      </w:r>
      <w:r>
        <w:rPr>
          <w:rFonts w:ascii="Arial" w:hAnsi="Arial" w:cs="Arial"/>
          <w:b w:val="0"/>
          <w:i/>
          <w:iCs/>
          <w:color w:val="000000" w:themeColor="text1"/>
          <w:lang w:val="en-US"/>
        </w:rPr>
        <w:t xml:space="preserve">both </w:t>
      </w:r>
      <w:r w:rsidRPr="006A0173">
        <w:rPr>
          <w:rFonts w:ascii="Arial" w:hAnsi="Arial" w:cs="Arial"/>
          <w:b w:val="0"/>
          <w:color w:val="000000" w:themeColor="text1"/>
          <w:lang w:val="en-US"/>
        </w:rPr>
        <w:t xml:space="preserve">proactively inferring the type and intensity of control likely required in a given situation based on recent history, </w:t>
      </w:r>
      <w:r>
        <w:rPr>
          <w:rFonts w:ascii="Arial" w:hAnsi="Arial" w:cs="Arial"/>
          <w:b w:val="0"/>
          <w:i/>
          <w:iCs/>
          <w:color w:val="000000" w:themeColor="text1"/>
          <w:lang w:val="en-US"/>
        </w:rPr>
        <w:t xml:space="preserve">and </w:t>
      </w:r>
      <w:r w:rsidRPr="006A0173">
        <w:rPr>
          <w:rFonts w:ascii="Arial" w:hAnsi="Arial" w:cs="Arial"/>
          <w:b w:val="0"/>
          <w:color w:val="000000" w:themeColor="text1"/>
          <w:lang w:val="en-US"/>
        </w:rPr>
        <w:t xml:space="preserve">reacting to </w:t>
      </w:r>
      <w:r>
        <w:rPr>
          <w:rFonts w:ascii="Arial" w:hAnsi="Arial" w:cs="Arial"/>
          <w:b w:val="0"/>
          <w:color w:val="000000" w:themeColor="text1"/>
          <w:lang w:val="en-US"/>
        </w:rPr>
        <w:t xml:space="preserve">quickly </w:t>
      </w:r>
      <w:r w:rsidRPr="006A0173">
        <w:rPr>
          <w:rFonts w:ascii="Arial" w:hAnsi="Arial" w:cs="Arial"/>
          <w:b w:val="0"/>
          <w:color w:val="000000" w:themeColor="text1"/>
          <w:lang w:val="en-US"/>
        </w:rPr>
        <w:t>engage the necessary control mechanisms</w:t>
      </w:r>
      <w:r>
        <w:rPr>
          <w:rFonts w:ascii="Arial" w:hAnsi="Arial" w:cs="Arial"/>
          <w:b w:val="0"/>
          <w:color w:val="000000" w:themeColor="text1"/>
          <w:lang w:val="en-US"/>
        </w:rPr>
        <w:t xml:space="preserve"> when </w:t>
      </w:r>
      <w:r w:rsidRPr="006A0173">
        <w:rPr>
          <w:rFonts w:ascii="Arial" w:hAnsi="Arial" w:cs="Arial"/>
          <w:b w:val="0"/>
          <w:color w:val="000000" w:themeColor="text1"/>
          <w:lang w:val="en-US"/>
        </w:rPr>
        <w:t xml:space="preserve">expectations are violated. This requires the brain to combine information over multiple timescales </w:t>
      </w:r>
      <w:r w:rsidRPr="006A0173" w:rsidDel="4843042D">
        <w:rPr>
          <w:rFonts w:ascii="Arial" w:hAnsi="Arial" w:cs="Arial"/>
          <w:b w:val="0"/>
          <w:color w:val="000000" w:themeColor="text1"/>
          <w:lang w:val="en-US"/>
        </w:rPr>
        <w:t xml:space="preserve">to </w:t>
      </w:r>
      <w:r w:rsidRPr="006A0173">
        <w:rPr>
          <w:rFonts w:ascii="Arial" w:hAnsi="Arial" w:cs="Arial"/>
          <w:b w:val="0"/>
          <w:color w:val="000000" w:themeColor="text1"/>
          <w:lang w:val="en-US"/>
        </w:rPr>
        <w:t>implement control mechanisms that are both efficient and flexible. While a handful of computational models propose mechanisms for this multi-timescale integration of control, they do so only in narrow settings, falling short of a more general computational theory of control allocation.</w:t>
      </w:r>
    </w:p>
    <w:p w14:paraId="4B68D345" w14:textId="77777777" w:rsidR="0046709B" w:rsidRPr="006A0173" w:rsidRDefault="0046709B" w:rsidP="00D5030A">
      <w:pPr>
        <w:pStyle w:val="Heading1"/>
        <w:jc w:val="both"/>
        <w:rPr>
          <w:rFonts w:ascii="Arial" w:hAnsi="Arial" w:cs="Arial"/>
          <w:b w:val="0"/>
          <w:color w:val="000000" w:themeColor="text1"/>
          <w:sz w:val="12"/>
          <w:szCs w:val="12"/>
          <w:lang w:val="en-US"/>
        </w:rPr>
      </w:pPr>
    </w:p>
    <w:p w14:paraId="1794E731" w14:textId="48F31650" w:rsidR="70503E22" w:rsidRPr="003B2415" w:rsidRDefault="4843042D" w:rsidP="00D5030A">
      <w:pPr>
        <w:pStyle w:val="Heading1"/>
        <w:jc w:val="both"/>
        <w:rPr>
          <w:rFonts w:ascii="Arial" w:hAnsi="Arial" w:cs="Arial"/>
          <w:b w:val="0"/>
          <w:color w:val="000000" w:themeColor="text1"/>
          <w:lang w:val="en-US"/>
        </w:rPr>
      </w:pPr>
      <w:r w:rsidRPr="003B2415">
        <w:rPr>
          <w:rFonts w:ascii="Arial" w:hAnsi="Arial" w:cs="Arial"/>
          <w:b w:val="0"/>
          <w:color w:val="000000" w:themeColor="text1"/>
          <w:lang w:val="en-US"/>
        </w:rPr>
        <w:t>Here</w:t>
      </w:r>
      <w:r w:rsidR="00072FCF" w:rsidRPr="003B2415">
        <w:rPr>
          <w:rFonts w:ascii="Arial" w:hAnsi="Arial" w:cs="Arial"/>
          <w:b w:val="0"/>
          <w:color w:val="000000" w:themeColor="text1"/>
          <w:lang w:val="en-US"/>
        </w:rPr>
        <w:t xml:space="preserve"> we</w:t>
      </w:r>
      <w:r w:rsidR="70503E22" w:rsidRPr="003B2415" w:rsidDel="4843042D">
        <w:rPr>
          <w:rFonts w:ascii="Arial" w:hAnsi="Arial" w:cs="Arial"/>
          <w:b w:val="0"/>
          <w:color w:val="000000" w:themeColor="text1"/>
          <w:lang w:val="en-US"/>
        </w:rPr>
        <w:t xml:space="preserve"> </w:t>
      </w:r>
      <w:r w:rsidRPr="003B2415">
        <w:rPr>
          <w:rFonts w:ascii="Arial" w:hAnsi="Arial" w:cs="Arial"/>
          <w:b w:val="0"/>
          <w:color w:val="000000" w:themeColor="text1"/>
          <w:lang w:val="en-US"/>
        </w:rPr>
        <w:t>propose to obtain such a theory</w:t>
      </w:r>
      <w:r w:rsidR="70503E22" w:rsidRPr="003B2415" w:rsidDel="4843042D">
        <w:rPr>
          <w:rFonts w:ascii="Arial" w:hAnsi="Arial" w:cs="Arial"/>
          <w:b w:val="0"/>
          <w:color w:val="000000" w:themeColor="text1"/>
          <w:lang w:val="en-US"/>
        </w:rPr>
        <w:t xml:space="preserve"> </w:t>
      </w:r>
      <w:r w:rsidRPr="003B2415">
        <w:rPr>
          <w:rFonts w:ascii="Arial" w:hAnsi="Arial" w:cs="Arial"/>
          <w:b w:val="0"/>
          <w:color w:val="000000" w:themeColor="text1"/>
          <w:lang w:val="en-US"/>
        </w:rPr>
        <w:t xml:space="preserve">by defining control not in terms of task variables, but in terms of the recruitment </w:t>
      </w:r>
      <w:r w:rsidR="003A3253">
        <w:rPr>
          <w:rFonts w:ascii="Arial" w:hAnsi="Arial" w:cs="Arial"/>
          <w:b w:val="0"/>
          <w:color w:val="000000" w:themeColor="text1"/>
          <w:lang w:val="en-US"/>
        </w:rPr>
        <w:t>o</w:t>
      </w:r>
      <w:r w:rsidR="005A1B77">
        <w:rPr>
          <w:rFonts w:ascii="Arial" w:hAnsi="Arial" w:cs="Arial"/>
          <w:b w:val="0"/>
          <w:color w:val="000000" w:themeColor="text1"/>
          <w:lang w:val="en-US"/>
        </w:rPr>
        <w:t xml:space="preserve">f </w:t>
      </w:r>
      <w:r w:rsidR="005E63EB">
        <w:rPr>
          <w:rFonts w:ascii="Arial" w:hAnsi="Arial" w:cs="Arial"/>
          <w:b w:val="0"/>
          <w:color w:val="000000" w:themeColor="text1"/>
          <w:lang w:val="en-US"/>
        </w:rPr>
        <w:t>latent</w:t>
      </w:r>
      <w:r w:rsidR="005A1B77">
        <w:rPr>
          <w:rFonts w:ascii="Arial" w:hAnsi="Arial" w:cs="Arial"/>
          <w:b w:val="0"/>
          <w:color w:val="000000" w:themeColor="text1"/>
          <w:lang w:val="en-US"/>
        </w:rPr>
        <w:t xml:space="preserve"> </w:t>
      </w:r>
      <w:r w:rsidR="001669B1">
        <w:rPr>
          <w:rFonts w:ascii="Arial" w:hAnsi="Arial" w:cs="Arial"/>
          <w:b w:val="0"/>
          <w:color w:val="000000" w:themeColor="text1"/>
          <w:lang w:val="en-US"/>
        </w:rPr>
        <w:t xml:space="preserve">abstractions </w:t>
      </w:r>
      <w:r w:rsidR="004D2D8B">
        <w:rPr>
          <w:rFonts w:ascii="Arial" w:hAnsi="Arial" w:cs="Arial"/>
          <w:b w:val="0"/>
          <w:color w:val="000000" w:themeColor="text1"/>
          <w:lang w:val="en-US"/>
        </w:rPr>
        <w:t>that</w:t>
      </w:r>
      <w:r w:rsidRPr="003B2415">
        <w:rPr>
          <w:rFonts w:ascii="Arial" w:hAnsi="Arial" w:cs="Arial"/>
          <w:b w:val="0"/>
          <w:color w:val="000000" w:themeColor="text1"/>
          <w:lang w:val="en-US"/>
        </w:rPr>
        <w:t xml:space="preserve"> </w:t>
      </w:r>
      <w:r w:rsidR="008B04F8">
        <w:rPr>
          <w:rFonts w:ascii="Arial" w:hAnsi="Arial" w:cs="Arial"/>
          <w:b w:val="0"/>
          <w:color w:val="000000" w:themeColor="text1"/>
          <w:lang w:val="en-US"/>
        </w:rPr>
        <w:t xml:space="preserve">adaptively </w:t>
      </w:r>
      <w:r w:rsidRPr="003B2415">
        <w:rPr>
          <w:rFonts w:ascii="Arial" w:hAnsi="Arial" w:cs="Arial"/>
          <w:b w:val="0"/>
          <w:color w:val="000000" w:themeColor="text1"/>
          <w:lang w:val="en-US"/>
        </w:rPr>
        <w:t xml:space="preserve">bias information processing according to online goals. This idea builds from recent work showing that recurrent neural networks (RNNs) that alternate between learning and inference processes can discover latent abstractions that afford </w:t>
      </w:r>
      <w:r w:rsidR="000219F5">
        <w:rPr>
          <w:rFonts w:ascii="Arial" w:hAnsi="Arial" w:cs="Arial"/>
          <w:b w:val="0"/>
          <w:color w:val="000000" w:themeColor="text1"/>
          <w:lang w:val="en-US"/>
        </w:rPr>
        <w:t xml:space="preserve">improved </w:t>
      </w:r>
      <w:r w:rsidR="008B04F8">
        <w:rPr>
          <w:rFonts w:ascii="Arial" w:hAnsi="Arial" w:cs="Arial"/>
          <w:b w:val="0"/>
          <w:color w:val="000000" w:themeColor="text1"/>
          <w:lang w:val="en-US"/>
        </w:rPr>
        <w:t xml:space="preserve">generalization and </w:t>
      </w:r>
      <w:r w:rsidRPr="003B2415">
        <w:rPr>
          <w:rFonts w:ascii="Arial" w:hAnsi="Arial" w:cs="Arial"/>
          <w:b w:val="0"/>
          <w:color w:val="000000" w:themeColor="text1"/>
          <w:lang w:val="en-US"/>
        </w:rPr>
        <w:t xml:space="preserve">behavioral flexibility. Here we propose to test the idea that inference over these latent abstractions </w:t>
      </w:r>
      <w:r w:rsidR="00FE4290">
        <w:rPr>
          <w:rFonts w:ascii="Arial" w:hAnsi="Arial" w:cs="Arial"/>
          <w:b w:val="0"/>
          <w:color w:val="000000" w:themeColor="text1"/>
          <w:lang w:val="en-US"/>
        </w:rPr>
        <w:t xml:space="preserve">is </w:t>
      </w:r>
      <w:r w:rsidRPr="003B2415">
        <w:rPr>
          <w:rFonts w:ascii="Arial" w:hAnsi="Arial" w:cs="Arial"/>
          <w:b w:val="0"/>
          <w:color w:val="000000" w:themeColor="text1"/>
          <w:lang w:val="en-US"/>
        </w:rPr>
        <w:t>a task-general controller that can explain behavioral and neural hallmarks of cognitive control in humans.</w:t>
      </w:r>
    </w:p>
    <w:p w14:paraId="69FBCF03" w14:textId="77777777" w:rsidR="0046709B" w:rsidRPr="006A0173" w:rsidRDefault="0046709B" w:rsidP="00D5030A">
      <w:pPr>
        <w:jc w:val="both"/>
        <w:rPr>
          <w:rFonts w:ascii="Arial" w:eastAsia="Calibri" w:hAnsi="Arial" w:cs="Arial"/>
          <w:color w:val="000000" w:themeColor="text1"/>
          <w:kern w:val="0"/>
          <w:sz w:val="12"/>
          <w:szCs w:val="12"/>
          <w:lang w:eastAsia="en-GB" w:bidi="he-IL"/>
          <w14:ligatures w14:val="none"/>
        </w:rPr>
      </w:pPr>
    </w:p>
    <w:p w14:paraId="7C418E63" w14:textId="12E7470C" w:rsidR="0046709B" w:rsidRPr="003B2415" w:rsidRDefault="005310D2" w:rsidP="00D5030A">
      <w:pPr>
        <w:autoSpaceDE w:val="0"/>
        <w:autoSpaceDN w:val="0"/>
        <w:adjustRightInd w:val="0"/>
        <w:jc w:val="both"/>
        <w:rPr>
          <w:rFonts w:ascii="Arial" w:eastAsia="Calibri" w:hAnsi="Arial" w:cs="Arial"/>
          <w:bCs/>
          <w:color w:val="000000" w:themeColor="text1"/>
          <w:kern w:val="0"/>
          <w:sz w:val="20"/>
          <w:szCs w:val="20"/>
          <w:lang w:eastAsia="en-GB" w:bidi="he-IL"/>
          <w14:ligatures w14:val="none"/>
        </w:rPr>
      </w:pPr>
      <w:r w:rsidRPr="00107BA6">
        <w:rPr>
          <w:rFonts w:ascii="Arial" w:eastAsia="Calibri" w:hAnsi="Arial" w:cs="Arial"/>
          <w:color w:val="000000" w:themeColor="text1"/>
          <w:kern w:val="0"/>
          <w:sz w:val="20"/>
          <w:szCs w:val="48"/>
          <w:lang w:eastAsia="en-GB" w:bidi="he-IL"/>
          <w14:ligatures w14:val="none"/>
        </w:rPr>
        <w:t>W</w:t>
      </w:r>
      <w:r w:rsidR="009767C5" w:rsidRPr="00107BA6">
        <w:rPr>
          <w:rFonts w:ascii="Arial" w:eastAsia="Calibri" w:hAnsi="Arial" w:cs="Arial"/>
          <w:color w:val="000000" w:themeColor="text1"/>
          <w:kern w:val="0"/>
          <w:sz w:val="20"/>
          <w:szCs w:val="48"/>
          <w:lang w:eastAsia="en-GB" w:bidi="he-IL"/>
          <w14:ligatures w14:val="none"/>
        </w:rPr>
        <w:t xml:space="preserve">e </w:t>
      </w:r>
      <w:r w:rsidR="0046709B" w:rsidRPr="00107BA6">
        <w:rPr>
          <w:rFonts w:ascii="Arial" w:eastAsia="Calibri" w:hAnsi="Arial" w:cs="Arial"/>
          <w:color w:val="000000" w:themeColor="text1"/>
          <w:kern w:val="0"/>
          <w:sz w:val="20"/>
          <w:szCs w:val="48"/>
          <w:lang w:eastAsia="en-GB" w:bidi="he-IL"/>
          <w14:ligatures w14:val="none"/>
        </w:rPr>
        <w:t xml:space="preserve">draw on our experience in computational neuroscience and cognitive control to understand </w:t>
      </w:r>
      <w:r w:rsidR="007001EE">
        <w:rPr>
          <w:rFonts w:ascii="Arial" w:eastAsia="Calibri" w:hAnsi="Arial" w:cs="Arial"/>
          <w:color w:val="000000" w:themeColor="text1"/>
          <w:kern w:val="0"/>
          <w:sz w:val="20"/>
          <w:szCs w:val="48"/>
          <w:lang w:eastAsia="en-GB" w:bidi="he-IL"/>
          <w14:ligatures w14:val="none"/>
        </w:rPr>
        <w:t xml:space="preserve">how </w:t>
      </w:r>
      <w:r w:rsidR="0046709B" w:rsidRPr="00107BA6">
        <w:rPr>
          <w:rFonts w:ascii="Arial" w:eastAsia="Calibri" w:hAnsi="Arial" w:cs="Arial"/>
          <w:color w:val="000000" w:themeColor="text1"/>
          <w:kern w:val="0"/>
          <w:sz w:val="20"/>
          <w:szCs w:val="48"/>
          <w:lang w:eastAsia="en-GB" w:bidi="he-IL"/>
          <w14:ligatures w14:val="none"/>
        </w:rPr>
        <w:t>the brain combines information across timescales to instantaneously adjust behavior. First, we</w:t>
      </w:r>
      <w:r w:rsidR="0046709B" w:rsidRPr="003B2415">
        <w:rPr>
          <w:rFonts w:ascii="Arial" w:eastAsia="Calibri" w:hAnsi="Arial" w:cs="Arial"/>
          <w:bCs/>
          <w:color w:val="000000" w:themeColor="text1"/>
          <w:kern w:val="0"/>
          <w:sz w:val="20"/>
          <w:szCs w:val="20"/>
          <w:lang w:eastAsia="en-GB" w:bidi="he-IL"/>
          <w14:ligatures w14:val="none"/>
        </w:rPr>
        <w:t xml:space="preserve"> leverage a large existing </w:t>
      </w:r>
      <w:r w:rsidR="00BF2751" w:rsidRPr="003B2415">
        <w:rPr>
          <w:rFonts w:ascii="Arial" w:eastAsia="Calibri" w:hAnsi="Arial" w:cs="Arial"/>
          <w:bCs/>
          <w:color w:val="000000" w:themeColor="text1"/>
          <w:kern w:val="0"/>
          <w:sz w:val="20"/>
          <w:szCs w:val="20"/>
          <w:lang w:eastAsia="en-GB" w:bidi="he-IL"/>
          <w14:ligatures w14:val="none"/>
        </w:rPr>
        <w:t xml:space="preserve">response </w:t>
      </w:r>
      <w:r w:rsidR="0046709B" w:rsidRPr="003B2415">
        <w:rPr>
          <w:rFonts w:ascii="Arial" w:eastAsia="Calibri" w:hAnsi="Arial" w:cs="Arial"/>
          <w:bCs/>
          <w:color w:val="000000" w:themeColor="text1"/>
          <w:kern w:val="0"/>
          <w:sz w:val="20"/>
          <w:szCs w:val="20"/>
          <w:lang w:eastAsia="en-GB" w:bidi="he-IL"/>
          <w14:ligatures w14:val="none"/>
        </w:rPr>
        <w:t>conflict task EEG dataset (n = 1300) to test whether “inference” in our model can explain behavioral adjustments and their neural signatures. Second, we collect</w:t>
      </w:r>
      <w:r w:rsidR="0046709B" w:rsidRPr="00B40989">
        <w:rPr>
          <w:rFonts w:ascii="Arial" w:eastAsia="Calibri" w:hAnsi="Arial" w:cs="Arial"/>
          <w:bCs/>
          <w:color w:val="000000" w:themeColor="text1"/>
          <w:kern w:val="0"/>
          <w:sz w:val="20"/>
          <w:szCs w:val="20"/>
          <w:lang w:eastAsia="en-GB" w:bidi="he-IL"/>
          <w14:ligatures w14:val="none"/>
        </w:rPr>
        <w:t xml:space="preserve"> </w:t>
      </w:r>
      <w:r w:rsidR="00130913">
        <w:rPr>
          <w:rFonts w:ascii="Arial" w:eastAsia="Calibri" w:hAnsi="Arial" w:cs="Arial"/>
          <w:bCs/>
          <w:color w:val="000000" w:themeColor="text1"/>
          <w:kern w:val="0"/>
          <w:sz w:val="20"/>
          <w:szCs w:val="20"/>
          <w:lang w:eastAsia="en-GB" w:bidi="he-IL"/>
          <w14:ligatures w14:val="none"/>
        </w:rPr>
        <w:t>empirical</w:t>
      </w:r>
      <w:r w:rsidR="0046709B" w:rsidRPr="003B2415">
        <w:rPr>
          <w:rFonts w:ascii="Arial" w:eastAsia="Calibri" w:hAnsi="Arial" w:cs="Arial"/>
          <w:bCs/>
          <w:color w:val="000000" w:themeColor="text1"/>
          <w:kern w:val="0"/>
          <w:sz w:val="20"/>
          <w:szCs w:val="20"/>
          <w:lang w:eastAsia="en-GB" w:bidi="he-IL"/>
          <w14:ligatures w14:val="none"/>
        </w:rPr>
        <w:t xml:space="preserve"> data to test whether model predictions generalize </w:t>
      </w:r>
      <w:r w:rsidRPr="003B2415">
        <w:rPr>
          <w:rFonts w:ascii="Arial" w:eastAsia="Calibri" w:hAnsi="Arial" w:cs="Arial"/>
          <w:bCs/>
          <w:color w:val="000000" w:themeColor="text1"/>
          <w:kern w:val="0"/>
          <w:sz w:val="20"/>
          <w:szCs w:val="20"/>
          <w:lang w:eastAsia="en-GB" w:bidi="he-IL"/>
          <w14:ligatures w14:val="none"/>
        </w:rPr>
        <w:t>to novel control demands and</w:t>
      </w:r>
      <w:r w:rsidR="0046709B" w:rsidRPr="003B2415">
        <w:rPr>
          <w:rFonts w:ascii="Arial" w:eastAsia="Calibri" w:hAnsi="Arial" w:cs="Arial"/>
          <w:bCs/>
          <w:color w:val="000000" w:themeColor="text1"/>
          <w:kern w:val="0"/>
          <w:sz w:val="20"/>
          <w:szCs w:val="20"/>
          <w:lang w:eastAsia="en-GB" w:bidi="he-IL"/>
          <w14:ligatures w14:val="none"/>
        </w:rPr>
        <w:t xml:space="preserve"> tasks. Third, we test whether causal perturbations of</w:t>
      </w:r>
      <w:r w:rsidR="009767C5" w:rsidRPr="003B2415">
        <w:rPr>
          <w:rFonts w:ascii="Arial" w:eastAsia="Calibri" w:hAnsi="Arial" w:cs="Arial"/>
          <w:bCs/>
          <w:color w:val="000000" w:themeColor="text1"/>
          <w:kern w:val="0"/>
          <w:sz w:val="20"/>
          <w:szCs w:val="20"/>
          <w:lang w:eastAsia="en-GB" w:bidi="he-IL"/>
          <w14:ligatures w14:val="none"/>
        </w:rPr>
        <w:t xml:space="preserve"> the posterior medial frontal cortex</w:t>
      </w:r>
      <w:r w:rsidR="0046709B" w:rsidRPr="003B2415">
        <w:rPr>
          <w:rFonts w:ascii="Arial" w:eastAsia="Calibri" w:hAnsi="Arial" w:cs="Arial"/>
          <w:bCs/>
          <w:color w:val="000000" w:themeColor="text1"/>
          <w:kern w:val="0"/>
          <w:sz w:val="20"/>
          <w:szCs w:val="20"/>
          <w:lang w:eastAsia="en-GB" w:bidi="he-IL"/>
          <w14:ligatures w14:val="none"/>
        </w:rPr>
        <w:t xml:space="preserve"> </w:t>
      </w:r>
      <w:r w:rsidR="009767C5" w:rsidRPr="003B2415">
        <w:rPr>
          <w:rFonts w:ascii="Arial" w:eastAsia="Calibri" w:hAnsi="Arial" w:cs="Arial"/>
          <w:bCs/>
          <w:color w:val="000000" w:themeColor="text1"/>
          <w:kern w:val="0"/>
          <w:sz w:val="20"/>
          <w:szCs w:val="20"/>
          <w:lang w:eastAsia="en-GB" w:bidi="he-IL"/>
          <w14:ligatures w14:val="none"/>
        </w:rPr>
        <w:t>(</w:t>
      </w:r>
      <w:proofErr w:type="spellStart"/>
      <w:r w:rsidR="0046709B" w:rsidRPr="003B2415">
        <w:rPr>
          <w:rFonts w:ascii="Arial" w:eastAsia="Calibri" w:hAnsi="Arial" w:cs="Arial"/>
          <w:bCs/>
          <w:color w:val="000000" w:themeColor="text1"/>
          <w:kern w:val="0"/>
          <w:sz w:val="20"/>
          <w:szCs w:val="20"/>
          <w:lang w:eastAsia="en-GB" w:bidi="he-IL"/>
          <w14:ligatures w14:val="none"/>
        </w:rPr>
        <w:t>pMFC</w:t>
      </w:r>
      <w:proofErr w:type="spellEnd"/>
      <w:r w:rsidR="009767C5" w:rsidRPr="003B2415">
        <w:rPr>
          <w:rFonts w:ascii="Arial" w:eastAsia="Calibri" w:hAnsi="Arial" w:cs="Arial"/>
          <w:bCs/>
          <w:color w:val="000000" w:themeColor="text1"/>
          <w:kern w:val="0"/>
          <w:sz w:val="20"/>
          <w:szCs w:val="20"/>
          <w:lang w:eastAsia="en-GB" w:bidi="he-IL"/>
          <w14:ligatures w14:val="none"/>
        </w:rPr>
        <w:t>)</w:t>
      </w:r>
      <w:r w:rsidR="0046709B" w:rsidRPr="003B2415">
        <w:rPr>
          <w:rFonts w:ascii="Arial" w:eastAsia="Calibri" w:hAnsi="Arial" w:cs="Arial"/>
          <w:bCs/>
          <w:color w:val="000000" w:themeColor="text1"/>
          <w:kern w:val="0"/>
          <w:sz w:val="20"/>
          <w:szCs w:val="20"/>
          <w:lang w:eastAsia="en-GB" w:bidi="he-IL"/>
          <w14:ligatures w14:val="none"/>
        </w:rPr>
        <w:t xml:space="preserve">, </w:t>
      </w:r>
      <w:r w:rsidR="00A10D1E">
        <w:rPr>
          <w:rFonts w:ascii="Arial" w:eastAsia="Calibri" w:hAnsi="Arial" w:cs="Arial"/>
          <w:bCs/>
          <w:color w:val="000000" w:themeColor="text1"/>
          <w:kern w:val="0"/>
          <w:sz w:val="20"/>
          <w:szCs w:val="20"/>
          <w:lang w:eastAsia="en-GB" w:bidi="he-IL"/>
          <w14:ligatures w14:val="none"/>
        </w:rPr>
        <w:t>which is thought to play a primary role in</w:t>
      </w:r>
      <w:r w:rsidR="0046709B" w:rsidRPr="003B2415">
        <w:rPr>
          <w:rFonts w:ascii="Arial" w:eastAsia="Calibri" w:hAnsi="Arial" w:cs="Arial"/>
          <w:bCs/>
          <w:color w:val="000000" w:themeColor="text1"/>
          <w:kern w:val="0"/>
          <w:sz w:val="20"/>
          <w:szCs w:val="20"/>
          <w:lang w:eastAsia="en-GB" w:bidi="he-IL"/>
          <w14:ligatures w14:val="none"/>
        </w:rPr>
        <w:t xml:space="preserve"> cognitive control adjustments</w:t>
      </w:r>
      <w:r w:rsidR="0046709B" w:rsidRPr="00B40989">
        <w:rPr>
          <w:rFonts w:ascii="Arial" w:eastAsia="Calibri" w:hAnsi="Arial" w:cs="Arial"/>
          <w:bCs/>
          <w:color w:val="000000" w:themeColor="text1"/>
          <w:kern w:val="0"/>
          <w:sz w:val="20"/>
          <w:szCs w:val="20"/>
          <w:lang w:eastAsia="en-GB" w:bidi="he-IL"/>
          <w14:ligatures w14:val="none"/>
        </w:rPr>
        <w:t xml:space="preserve">, </w:t>
      </w:r>
      <w:r w:rsidR="00FC1046">
        <w:rPr>
          <w:rFonts w:ascii="Arial" w:eastAsia="Calibri" w:hAnsi="Arial" w:cs="Arial"/>
          <w:bCs/>
          <w:color w:val="000000" w:themeColor="text1"/>
          <w:kern w:val="0"/>
          <w:sz w:val="20"/>
          <w:szCs w:val="20"/>
          <w:lang w:eastAsia="en-GB" w:bidi="he-IL"/>
          <w14:ligatures w14:val="none"/>
        </w:rPr>
        <w:t xml:space="preserve">maps to computational perturbations of </w:t>
      </w:r>
      <w:r w:rsidR="0046709B" w:rsidRPr="00B40989">
        <w:rPr>
          <w:rFonts w:ascii="Arial" w:eastAsia="Calibri" w:hAnsi="Arial" w:cs="Arial"/>
          <w:bCs/>
          <w:color w:val="000000" w:themeColor="text1"/>
          <w:kern w:val="0"/>
          <w:sz w:val="20"/>
          <w:szCs w:val="20"/>
          <w:lang w:eastAsia="en-GB" w:bidi="he-IL"/>
          <w14:ligatures w14:val="none"/>
        </w:rPr>
        <w:t xml:space="preserve">the inference process </w:t>
      </w:r>
      <w:r w:rsidR="00FC1046">
        <w:rPr>
          <w:rFonts w:ascii="Arial" w:eastAsia="Calibri" w:hAnsi="Arial" w:cs="Arial"/>
          <w:bCs/>
          <w:color w:val="000000" w:themeColor="text1"/>
          <w:kern w:val="0"/>
          <w:sz w:val="20"/>
          <w:szCs w:val="20"/>
          <w:lang w:eastAsia="en-GB" w:bidi="he-IL"/>
          <w14:ligatures w14:val="none"/>
        </w:rPr>
        <w:t>in our model</w:t>
      </w:r>
      <w:r w:rsidR="00A95599">
        <w:rPr>
          <w:rFonts w:ascii="Arial" w:eastAsia="Calibri" w:hAnsi="Arial" w:cs="Arial"/>
          <w:bCs/>
          <w:color w:val="000000" w:themeColor="text1"/>
          <w:kern w:val="0"/>
          <w:sz w:val="20"/>
          <w:szCs w:val="20"/>
          <w:lang w:eastAsia="en-GB" w:bidi="he-IL"/>
          <w14:ligatures w14:val="none"/>
        </w:rPr>
        <w:t xml:space="preserve"> </w:t>
      </w:r>
      <w:r w:rsidR="00A95599">
        <w:rPr>
          <w:rFonts w:ascii="Arial" w:eastAsia="Calibri" w:hAnsi="Arial" w:cs="Arial"/>
          <w:bCs/>
          <w:color w:val="000000" w:themeColor="text1"/>
          <w:kern w:val="0"/>
          <w:sz w:val="20"/>
          <w:szCs w:val="20"/>
          <w:lang w:eastAsia="en-GB" w:bidi="he-IL"/>
          <w14:ligatures w14:val="none"/>
        </w:rPr>
        <w:fldChar w:fldCharType="begin"/>
      </w:r>
      <w:r w:rsidR="002A7213">
        <w:rPr>
          <w:rFonts w:ascii="Arial" w:eastAsia="Calibri" w:hAnsi="Arial" w:cs="Arial"/>
          <w:bCs/>
          <w:color w:val="000000" w:themeColor="text1"/>
          <w:kern w:val="0"/>
          <w:sz w:val="20"/>
          <w:szCs w:val="20"/>
          <w:lang w:eastAsia="en-GB" w:bidi="he-IL"/>
          <w14:ligatures w14:val="none"/>
        </w:rPr>
        <w:instrText xml:space="preserve"> ADDIN EN.CITE &lt;EndNote&gt;&lt;Cite&gt;&lt;Author&gt;Kirschner&lt;/Author&gt;&lt;Year&gt;2024&lt;/Year&gt;&lt;RecNum&gt;187&lt;/RecNum&gt;&lt;DisplayText&gt;&lt;style face="superscript"&gt;45&lt;/style&gt;&lt;/DisplayText&gt;&lt;record&gt;&lt;rec-number&gt;187&lt;/rec-number&gt;&lt;foreign-keys&gt;&lt;key app="EN" db-id="xrp5dt9p9p0rr9exz935twzaeaveax2asdvx" timestamp="1730722161"&gt;187&lt;/key&gt;&lt;/foreign-keys&gt;&lt;ref-type name="Book Section"&gt;5&lt;/ref-type&gt;&lt;contributors&gt;&lt;authors&gt;&lt;author&gt;Kirschner, Hans&lt;/author&gt;&lt;author&gt;Ullsperger, Markus&lt;/author&gt;&lt;/authors&gt;&lt;secondary-authors&gt;&lt;author&gt;Grafman, Jordan Henry&lt;/author&gt;&lt;/secondary-authors&gt;&lt;/contributors&gt;&lt;titles&gt;&lt;title&gt;The medial frontal cortex, performance monitoring, cognitive control, and decision making&lt;/title&gt;&lt;secondary-title&gt;Encyclopedia of the Human Brain (Second Edition)&lt;/secondary-title&gt;&lt;/titles&gt;&lt;pages&gt;112-126&lt;/pages&gt;&lt;keywords&gt;&lt;keyword&gt;Cognitive control&lt;/keyword&gt;&lt;keyword&gt;Medial frontal cortex&lt;/keyword&gt;&lt;keyword&gt;Performance monitoring&lt;/keyword&gt;&lt;keyword&gt;Error processing&lt;/keyword&gt;&lt;keyword&gt;Decision making&lt;/keyword&gt;&lt;keyword&gt;Anterior midcingulate cortex&lt;/keyword&gt;&lt;keyword&gt;Rostral cingulate zone&lt;/keyword&gt;&lt;keyword&gt;Pre-supplementary motor area&lt;/keyword&gt;&lt;keyword&gt;Error-related negativity&lt;/keyword&gt;&lt;keyword&gt;Feedback processing&lt;/keyword&gt;&lt;keyword&gt;EEG&lt;/keyword&gt;&lt;keyword&gt;fMRI&lt;/keyword&gt;&lt;/keywords&gt;&lt;dates&gt;&lt;year&gt;2024&lt;/year&gt;&lt;pub-dates&gt;&lt;date&gt;2025/01/01/&lt;/date&gt;&lt;/pub-dates&gt;&lt;/dates&gt;&lt;pub-location&gt;Oxford&lt;/pub-location&gt;&lt;publisher&gt;Elsevier&lt;/publisher&gt;&lt;isbn&gt;978-0-12-820481-8&lt;/isbn&gt;&lt;urls&gt;&lt;related-urls&gt;&lt;url&gt;https://www.sciencedirect.com/science/article/pii/B9780128204801000486&lt;/url&gt;&lt;/related-urls&gt;&lt;/urls&gt;&lt;electronic-resource-num&gt;https://doi.org/10.1016/B978-0-12-820480-1.00048-6&lt;/electronic-resource-num&gt;&lt;/record&gt;&lt;/Cite&gt;&lt;/EndNote&gt;</w:instrText>
      </w:r>
      <w:r w:rsidR="00A95599">
        <w:rPr>
          <w:rFonts w:ascii="Arial" w:eastAsia="Calibri" w:hAnsi="Arial" w:cs="Arial"/>
          <w:bCs/>
          <w:color w:val="000000" w:themeColor="text1"/>
          <w:kern w:val="0"/>
          <w:sz w:val="20"/>
          <w:szCs w:val="20"/>
          <w:lang w:eastAsia="en-GB" w:bidi="he-IL"/>
          <w14:ligatures w14:val="none"/>
        </w:rPr>
        <w:fldChar w:fldCharType="separate"/>
      </w:r>
      <w:r w:rsidR="002A7213" w:rsidRPr="002A7213">
        <w:rPr>
          <w:rFonts w:ascii="Arial" w:eastAsia="Calibri" w:hAnsi="Arial" w:cs="Arial"/>
          <w:bCs/>
          <w:noProof/>
          <w:color w:val="000000" w:themeColor="text1"/>
          <w:kern w:val="0"/>
          <w:sz w:val="20"/>
          <w:szCs w:val="20"/>
          <w:vertAlign w:val="superscript"/>
          <w:lang w:eastAsia="en-GB" w:bidi="he-IL"/>
          <w14:ligatures w14:val="none"/>
        </w:rPr>
        <w:t>45</w:t>
      </w:r>
      <w:r w:rsidR="00A95599">
        <w:rPr>
          <w:rFonts w:ascii="Arial" w:eastAsia="Calibri" w:hAnsi="Arial" w:cs="Arial"/>
          <w:bCs/>
          <w:color w:val="000000" w:themeColor="text1"/>
          <w:kern w:val="0"/>
          <w:sz w:val="20"/>
          <w:szCs w:val="20"/>
          <w:lang w:eastAsia="en-GB" w:bidi="he-IL"/>
          <w14:ligatures w14:val="none"/>
        </w:rPr>
        <w:fldChar w:fldCharType="end"/>
      </w:r>
      <w:r w:rsidR="0046709B" w:rsidRPr="00B40989">
        <w:rPr>
          <w:rFonts w:ascii="Arial" w:eastAsia="Calibri" w:hAnsi="Arial" w:cs="Arial"/>
          <w:bCs/>
          <w:color w:val="000000" w:themeColor="text1"/>
          <w:kern w:val="0"/>
          <w:sz w:val="20"/>
          <w:szCs w:val="20"/>
          <w:lang w:eastAsia="en-GB" w:bidi="he-IL"/>
          <w14:ligatures w14:val="none"/>
        </w:rPr>
        <w:t>.</w:t>
      </w:r>
    </w:p>
    <w:p w14:paraId="7A00662B" w14:textId="77777777" w:rsidR="0046709B" w:rsidRPr="006A0173" w:rsidRDefault="0046709B" w:rsidP="00D5030A">
      <w:pPr>
        <w:autoSpaceDE w:val="0"/>
        <w:autoSpaceDN w:val="0"/>
        <w:adjustRightInd w:val="0"/>
        <w:jc w:val="both"/>
        <w:rPr>
          <w:rFonts w:ascii="Arial" w:eastAsia="Calibri" w:hAnsi="Arial" w:cs="Arial"/>
          <w:color w:val="000000" w:themeColor="text1"/>
          <w:kern w:val="0"/>
          <w:sz w:val="12"/>
          <w:szCs w:val="12"/>
          <w:lang w:eastAsia="en-GB" w:bidi="he-IL"/>
          <w14:ligatures w14:val="none"/>
        </w:rPr>
      </w:pPr>
    </w:p>
    <w:p w14:paraId="2F856B89" w14:textId="48CA2DB5" w:rsidR="00F95905" w:rsidRDefault="0046709B" w:rsidP="00D5030A">
      <w:pPr>
        <w:jc w:val="both"/>
        <w:rPr>
          <w:rFonts w:ascii="Arial" w:eastAsia="Calibri" w:hAnsi="Arial" w:cs="Arial"/>
          <w:color w:val="000000" w:themeColor="text1"/>
          <w:kern w:val="0"/>
          <w:sz w:val="20"/>
          <w:szCs w:val="20"/>
          <w:lang w:eastAsia="en-GB" w:bidi="he-IL"/>
          <w14:ligatures w14:val="none"/>
        </w:rPr>
      </w:pPr>
      <w:r w:rsidRPr="003B2415">
        <w:rPr>
          <w:rFonts w:ascii="Arial" w:eastAsia="Calibri" w:hAnsi="Arial" w:cs="Arial"/>
          <w:b/>
          <w:bCs/>
          <w:color w:val="000000" w:themeColor="text1"/>
          <w:kern w:val="0"/>
          <w:sz w:val="20"/>
          <w:szCs w:val="20"/>
          <w:lang w:eastAsia="en-GB" w:bidi="he-IL"/>
          <w14:ligatures w14:val="none"/>
        </w:rPr>
        <w:t>Aim 1: Determine computational mechanisms of control allocation across timescales.</w:t>
      </w:r>
      <w:r w:rsidRPr="003B2415">
        <w:rPr>
          <w:rFonts w:ascii="Arial" w:eastAsia="Calibri" w:hAnsi="Arial" w:cs="Arial"/>
          <w:color w:val="000000" w:themeColor="text1"/>
          <w:kern w:val="0"/>
          <w:sz w:val="20"/>
          <w:szCs w:val="20"/>
          <w:lang w:eastAsia="en-GB" w:bidi="he-IL"/>
          <w14:ligatures w14:val="none"/>
        </w:rPr>
        <w:t xml:space="preserve"> </w:t>
      </w:r>
      <w:r w:rsidR="00293C68">
        <w:rPr>
          <w:rFonts w:ascii="Arial" w:eastAsia="Calibri" w:hAnsi="Arial" w:cs="Arial"/>
          <w:color w:val="000000" w:themeColor="text1"/>
          <w:kern w:val="0"/>
          <w:sz w:val="20"/>
          <w:szCs w:val="20"/>
          <w:lang w:eastAsia="en-GB" w:bidi="he-IL"/>
          <w14:ligatures w14:val="none"/>
        </w:rPr>
        <w:t>W</w:t>
      </w:r>
      <w:r w:rsidRPr="0DE80BDA">
        <w:rPr>
          <w:rFonts w:ascii="Arial" w:eastAsia="Calibri" w:hAnsi="Arial" w:cs="Arial"/>
          <w:color w:val="000000" w:themeColor="text1"/>
          <w:kern w:val="0"/>
          <w:sz w:val="20"/>
          <w:szCs w:val="20"/>
          <w:lang w:eastAsia="en-GB" w:bidi="he-IL"/>
          <w14:ligatures w14:val="none"/>
        </w:rPr>
        <w:t>e</w:t>
      </w:r>
      <w:r w:rsidRPr="003B2415">
        <w:rPr>
          <w:rFonts w:ascii="Arial" w:eastAsia="Calibri" w:hAnsi="Arial" w:cs="Arial"/>
          <w:color w:val="000000" w:themeColor="text1"/>
          <w:kern w:val="0"/>
          <w:sz w:val="20"/>
          <w:szCs w:val="20"/>
          <w:lang w:eastAsia="en-GB" w:bidi="he-IL"/>
          <w14:ligatures w14:val="none"/>
        </w:rPr>
        <w:t xml:space="preserve"> will leverage a large </w:t>
      </w:r>
      <w:r w:rsidR="00BF2751" w:rsidRPr="003B2415">
        <w:rPr>
          <w:rFonts w:ascii="Arial" w:eastAsia="Calibri" w:hAnsi="Arial" w:cs="Arial"/>
          <w:color w:val="000000" w:themeColor="text1"/>
          <w:kern w:val="0"/>
          <w:sz w:val="20"/>
          <w:szCs w:val="20"/>
          <w:lang w:eastAsia="en-GB" w:bidi="he-IL"/>
          <w14:ligatures w14:val="none"/>
        </w:rPr>
        <w:t xml:space="preserve">response </w:t>
      </w:r>
      <w:r w:rsidRPr="003B2415">
        <w:rPr>
          <w:rFonts w:ascii="Arial" w:eastAsia="Calibri" w:hAnsi="Arial" w:cs="Arial"/>
          <w:color w:val="000000" w:themeColor="text1"/>
          <w:kern w:val="0"/>
          <w:sz w:val="20"/>
          <w:szCs w:val="20"/>
          <w:lang w:eastAsia="en-GB" w:bidi="he-IL"/>
          <w14:ligatures w14:val="none"/>
        </w:rPr>
        <w:t xml:space="preserve">conflict task EEG dataset (Flanker task; n=1300) to constrain models of cognitive control </w:t>
      </w:r>
      <w:r w:rsidR="003E7F70" w:rsidRPr="003B2415">
        <w:rPr>
          <w:rFonts w:ascii="Arial" w:eastAsia="Calibri" w:hAnsi="Arial" w:cs="Arial"/>
          <w:color w:val="000000" w:themeColor="text1"/>
          <w:kern w:val="0"/>
          <w:sz w:val="20"/>
          <w:szCs w:val="20"/>
          <w:lang w:eastAsia="en-GB" w:bidi="he-IL"/>
          <w14:ligatures w14:val="none"/>
        </w:rPr>
        <w:t>dynamics</w:t>
      </w:r>
      <w:r w:rsidRPr="003B2415">
        <w:rPr>
          <w:rFonts w:ascii="Arial" w:eastAsia="Calibri" w:hAnsi="Arial" w:cs="Arial"/>
          <w:color w:val="000000" w:themeColor="text1"/>
          <w:kern w:val="0"/>
          <w:sz w:val="20"/>
          <w:szCs w:val="20"/>
          <w:lang w:eastAsia="en-GB" w:bidi="he-IL"/>
          <w14:ligatures w14:val="none"/>
        </w:rPr>
        <w:t xml:space="preserve">. </w:t>
      </w:r>
      <w:r w:rsidR="00216C1C">
        <w:rPr>
          <w:rFonts w:ascii="Arial" w:eastAsia="Calibri" w:hAnsi="Arial" w:cs="Arial"/>
          <w:color w:val="000000" w:themeColor="text1"/>
          <w:kern w:val="0"/>
          <w:sz w:val="20"/>
          <w:szCs w:val="20"/>
          <w:lang w:eastAsia="en-GB" w:bidi="he-IL"/>
          <w14:ligatures w14:val="none"/>
        </w:rPr>
        <w:t>A set of t</w:t>
      </w:r>
      <w:r w:rsidR="00430BFF">
        <w:rPr>
          <w:rFonts w:ascii="Arial" w:eastAsia="Calibri" w:hAnsi="Arial" w:cs="Arial"/>
          <w:color w:val="000000" w:themeColor="text1"/>
          <w:kern w:val="0"/>
          <w:sz w:val="20"/>
          <w:szCs w:val="20"/>
          <w:lang w:eastAsia="en-GB" w:bidi="he-IL"/>
          <w14:ligatures w14:val="none"/>
        </w:rPr>
        <w:t xml:space="preserve">rained </w:t>
      </w:r>
      <w:r w:rsidRPr="003B2415">
        <w:rPr>
          <w:rFonts w:ascii="Arial" w:eastAsia="Calibri" w:hAnsi="Arial" w:cs="Arial"/>
          <w:color w:val="000000" w:themeColor="text1"/>
          <w:kern w:val="0"/>
          <w:sz w:val="20"/>
          <w:szCs w:val="20"/>
          <w:lang w:eastAsia="en-GB" w:bidi="he-IL"/>
          <w14:ligatures w14:val="none"/>
        </w:rPr>
        <w:t xml:space="preserve">RNNs will </w:t>
      </w:r>
      <w:r w:rsidR="00430BFF">
        <w:rPr>
          <w:rFonts w:ascii="Arial" w:eastAsia="Calibri" w:hAnsi="Arial" w:cs="Arial"/>
          <w:color w:val="000000" w:themeColor="text1"/>
          <w:kern w:val="0"/>
          <w:sz w:val="20"/>
          <w:szCs w:val="20"/>
          <w:lang w:eastAsia="en-GB" w:bidi="he-IL"/>
          <w14:ligatures w14:val="none"/>
        </w:rPr>
        <w:t xml:space="preserve">perform </w:t>
      </w:r>
      <w:r w:rsidR="00596A6B">
        <w:rPr>
          <w:rFonts w:ascii="Arial" w:eastAsia="Calibri" w:hAnsi="Arial" w:cs="Arial"/>
          <w:color w:val="000000" w:themeColor="text1"/>
          <w:kern w:val="0"/>
          <w:sz w:val="20"/>
          <w:szCs w:val="20"/>
          <w:lang w:eastAsia="en-GB" w:bidi="he-IL"/>
          <w14:ligatures w14:val="none"/>
        </w:rPr>
        <w:t>the</w:t>
      </w:r>
      <w:r w:rsidR="00430BFF">
        <w:rPr>
          <w:rFonts w:ascii="Arial" w:eastAsia="Calibri" w:hAnsi="Arial" w:cs="Arial"/>
          <w:color w:val="000000" w:themeColor="text1"/>
          <w:kern w:val="0"/>
          <w:sz w:val="20"/>
          <w:szCs w:val="20"/>
          <w:lang w:eastAsia="en-GB" w:bidi="he-IL"/>
          <w14:ligatures w14:val="none"/>
        </w:rPr>
        <w:t xml:space="preserve"> </w:t>
      </w:r>
      <w:r w:rsidR="0079397E">
        <w:rPr>
          <w:rFonts w:ascii="Arial" w:eastAsia="Calibri" w:hAnsi="Arial" w:cs="Arial"/>
          <w:color w:val="000000" w:themeColor="text1"/>
          <w:kern w:val="0"/>
          <w:sz w:val="20"/>
          <w:szCs w:val="20"/>
          <w:lang w:eastAsia="en-GB" w:bidi="he-IL"/>
          <w14:ligatures w14:val="none"/>
        </w:rPr>
        <w:t xml:space="preserve">task </w:t>
      </w:r>
      <w:r w:rsidR="00AE0315">
        <w:rPr>
          <w:rFonts w:ascii="Arial" w:eastAsia="Calibri" w:hAnsi="Arial" w:cs="Arial"/>
          <w:color w:val="000000" w:themeColor="text1"/>
          <w:kern w:val="0"/>
          <w:sz w:val="20"/>
          <w:szCs w:val="20"/>
          <w:lang w:eastAsia="en-GB" w:bidi="he-IL"/>
          <w14:ligatures w14:val="none"/>
        </w:rPr>
        <w:t xml:space="preserve">allowing us to examine how their accuracy, response times, and </w:t>
      </w:r>
      <w:r w:rsidR="005449B3">
        <w:rPr>
          <w:rFonts w:ascii="Arial" w:eastAsia="Calibri" w:hAnsi="Arial" w:cs="Arial"/>
          <w:color w:val="000000" w:themeColor="text1"/>
          <w:kern w:val="0"/>
          <w:sz w:val="20"/>
          <w:szCs w:val="20"/>
          <w:lang w:eastAsia="en-GB" w:bidi="he-IL"/>
          <w14:ligatures w14:val="none"/>
        </w:rPr>
        <w:t>internal dynamics map onto</w:t>
      </w:r>
      <w:r w:rsidR="00F275F4">
        <w:rPr>
          <w:rFonts w:ascii="Arial" w:eastAsia="Calibri" w:hAnsi="Arial" w:cs="Arial"/>
          <w:color w:val="000000" w:themeColor="text1"/>
          <w:kern w:val="0"/>
          <w:sz w:val="20"/>
          <w:szCs w:val="20"/>
          <w:lang w:eastAsia="en-GB" w:bidi="he-IL"/>
          <w14:ligatures w14:val="none"/>
        </w:rPr>
        <w:t xml:space="preserve"> </w:t>
      </w:r>
      <w:r w:rsidR="006C7640">
        <w:rPr>
          <w:rFonts w:ascii="Arial" w:eastAsia="Calibri" w:hAnsi="Arial" w:cs="Arial"/>
          <w:color w:val="000000" w:themeColor="text1"/>
          <w:kern w:val="0"/>
          <w:sz w:val="20"/>
          <w:szCs w:val="20"/>
          <w:lang w:eastAsia="en-GB" w:bidi="he-IL"/>
          <w14:ligatures w14:val="none"/>
        </w:rPr>
        <w:t xml:space="preserve">behavioral and EEG measures from humans. </w:t>
      </w:r>
      <w:r w:rsidRPr="003B2415">
        <w:rPr>
          <w:rFonts w:ascii="Arial" w:eastAsia="Calibri" w:hAnsi="Arial" w:cs="Arial"/>
          <w:color w:val="000000" w:themeColor="text1"/>
          <w:kern w:val="0"/>
          <w:sz w:val="20"/>
          <w:szCs w:val="20"/>
          <w:lang w:eastAsia="en-GB" w:bidi="he-IL"/>
          <w14:ligatures w14:val="none"/>
        </w:rPr>
        <w:t>The set of RNNs will include 1) a base model</w:t>
      </w:r>
      <w:r w:rsidR="00640694" w:rsidRPr="003B2415">
        <w:rPr>
          <w:rFonts w:ascii="Arial" w:eastAsia="Calibri" w:hAnsi="Arial" w:cs="Arial"/>
          <w:color w:val="000000" w:themeColor="text1"/>
          <w:kern w:val="0"/>
          <w:sz w:val="20"/>
          <w:szCs w:val="20"/>
          <w:lang w:eastAsia="en-GB" w:bidi="he-IL"/>
          <w14:ligatures w14:val="none"/>
        </w:rPr>
        <w:t xml:space="preserve"> </w:t>
      </w:r>
      <w:r w:rsidR="008B4B10">
        <w:rPr>
          <w:rFonts w:ascii="Arial" w:eastAsia="Calibri" w:hAnsi="Arial" w:cs="Arial"/>
          <w:color w:val="000000" w:themeColor="text1"/>
          <w:kern w:val="0"/>
          <w:sz w:val="20"/>
          <w:szCs w:val="20"/>
          <w:lang w:eastAsia="en-GB" w:bidi="he-IL"/>
          <w14:ligatures w14:val="none"/>
        </w:rPr>
        <w:t>RNN</w:t>
      </w:r>
      <w:r w:rsidR="008B4B10" w:rsidRPr="003B2415">
        <w:rPr>
          <w:rFonts w:ascii="Arial" w:eastAsia="Calibri" w:hAnsi="Arial" w:cs="Arial"/>
          <w:color w:val="000000" w:themeColor="text1"/>
          <w:kern w:val="0"/>
          <w:sz w:val="20"/>
          <w:szCs w:val="20"/>
          <w:lang w:eastAsia="en-GB" w:bidi="he-IL"/>
          <w14:ligatures w14:val="none"/>
        </w:rPr>
        <w:t xml:space="preserve"> </w:t>
      </w:r>
      <w:r w:rsidR="00640694" w:rsidRPr="003B2415">
        <w:rPr>
          <w:rFonts w:ascii="Arial" w:eastAsia="Calibri" w:hAnsi="Arial" w:cs="Arial"/>
          <w:color w:val="000000" w:themeColor="text1"/>
          <w:kern w:val="0"/>
          <w:sz w:val="20"/>
          <w:szCs w:val="20"/>
          <w:lang w:eastAsia="en-GB" w:bidi="he-IL"/>
          <w14:ligatures w14:val="none"/>
        </w:rPr>
        <w:t>no latent units</w:t>
      </w:r>
      <w:r w:rsidRPr="003B2415">
        <w:rPr>
          <w:rFonts w:ascii="Arial" w:eastAsia="Calibri" w:hAnsi="Arial" w:cs="Arial"/>
          <w:color w:val="000000" w:themeColor="text1"/>
          <w:kern w:val="0"/>
          <w:sz w:val="20"/>
          <w:szCs w:val="20"/>
          <w:lang w:eastAsia="en-GB" w:bidi="he-IL"/>
          <w14:ligatures w14:val="none"/>
        </w:rPr>
        <w:t xml:space="preserve">, 2) </w:t>
      </w:r>
      <w:r w:rsidR="00640694" w:rsidRPr="003B2415">
        <w:rPr>
          <w:rFonts w:ascii="Arial" w:eastAsia="Calibri" w:hAnsi="Arial" w:cs="Arial"/>
          <w:color w:val="000000" w:themeColor="text1"/>
          <w:kern w:val="0"/>
          <w:sz w:val="20"/>
          <w:szCs w:val="20"/>
          <w:lang w:eastAsia="en-GB" w:bidi="he-IL"/>
          <w14:ligatures w14:val="none"/>
        </w:rPr>
        <w:t xml:space="preserve">RNNs </w:t>
      </w:r>
      <w:r w:rsidR="00EC3ED1">
        <w:rPr>
          <w:rFonts w:ascii="Arial" w:eastAsia="Calibri" w:hAnsi="Arial" w:cs="Arial"/>
          <w:color w:val="000000" w:themeColor="text1"/>
          <w:kern w:val="0"/>
          <w:sz w:val="20"/>
          <w:szCs w:val="20"/>
          <w:lang w:eastAsia="en-GB" w:bidi="he-IL"/>
          <w14:ligatures w14:val="none"/>
        </w:rPr>
        <w:t xml:space="preserve">that perform inference over theoretically motivated </w:t>
      </w:r>
      <w:r w:rsidR="00B37D10">
        <w:rPr>
          <w:rFonts w:ascii="Arial" w:eastAsia="Calibri" w:hAnsi="Arial" w:cs="Arial"/>
          <w:color w:val="000000" w:themeColor="text1"/>
          <w:kern w:val="0"/>
          <w:sz w:val="20"/>
          <w:szCs w:val="20"/>
          <w:lang w:eastAsia="en-GB" w:bidi="he-IL"/>
          <w14:ligatures w14:val="none"/>
        </w:rPr>
        <w:t>latent units</w:t>
      </w:r>
      <w:r w:rsidR="00C85DE8">
        <w:rPr>
          <w:rFonts w:ascii="Arial" w:eastAsia="Calibri" w:hAnsi="Arial" w:cs="Arial"/>
          <w:color w:val="000000" w:themeColor="text1"/>
          <w:kern w:val="0"/>
          <w:sz w:val="20"/>
          <w:szCs w:val="20"/>
          <w:lang w:eastAsia="en-GB" w:bidi="he-IL"/>
          <w14:ligatures w14:val="none"/>
        </w:rPr>
        <w:t>,</w:t>
      </w:r>
      <w:r w:rsidRPr="0DE80BDA">
        <w:rPr>
          <w:rFonts w:ascii="Arial" w:eastAsia="Calibri" w:hAnsi="Arial" w:cs="Arial"/>
          <w:color w:val="000000" w:themeColor="text1"/>
          <w:kern w:val="0"/>
          <w:sz w:val="20"/>
          <w:szCs w:val="20"/>
          <w:lang w:eastAsia="en-GB" w:bidi="he-IL"/>
          <w14:ligatures w14:val="none"/>
        </w:rPr>
        <w:t xml:space="preserve"> </w:t>
      </w:r>
      <w:r w:rsidRPr="003B2415">
        <w:rPr>
          <w:rFonts w:ascii="Arial" w:eastAsia="Calibri" w:hAnsi="Arial" w:cs="Arial"/>
          <w:color w:val="000000" w:themeColor="text1"/>
          <w:kern w:val="0"/>
          <w:sz w:val="20"/>
          <w:szCs w:val="20"/>
          <w:lang w:eastAsia="en-GB" w:bidi="he-IL"/>
          <w14:ligatures w14:val="none"/>
        </w:rPr>
        <w:t xml:space="preserve">3) </w:t>
      </w:r>
      <w:r w:rsidR="004964EE">
        <w:rPr>
          <w:rFonts w:ascii="Arial" w:eastAsia="Calibri" w:hAnsi="Arial" w:cs="Arial"/>
          <w:color w:val="000000" w:themeColor="text1"/>
          <w:kern w:val="0"/>
          <w:sz w:val="20"/>
          <w:szCs w:val="20"/>
          <w:lang w:eastAsia="en-GB" w:bidi="he-IL"/>
          <w14:ligatures w14:val="none"/>
        </w:rPr>
        <w:t>an RNN</w:t>
      </w:r>
      <w:r w:rsidRPr="003B2415">
        <w:rPr>
          <w:rFonts w:ascii="Arial" w:eastAsia="Calibri" w:hAnsi="Arial" w:cs="Arial"/>
          <w:color w:val="000000" w:themeColor="text1"/>
          <w:kern w:val="0"/>
          <w:sz w:val="20"/>
          <w:szCs w:val="20"/>
          <w:lang w:eastAsia="en-GB" w:bidi="he-IL"/>
          <w14:ligatures w14:val="none"/>
        </w:rPr>
        <w:t xml:space="preserve"> that </w:t>
      </w:r>
      <w:r w:rsidR="00546563">
        <w:rPr>
          <w:rFonts w:ascii="Arial" w:eastAsia="Calibri" w:hAnsi="Arial" w:cs="Arial"/>
          <w:color w:val="000000" w:themeColor="text1"/>
          <w:kern w:val="0"/>
          <w:sz w:val="20"/>
          <w:szCs w:val="20"/>
          <w:lang w:eastAsia="en-GB" w:bidi="he-IL"/>
          <w14:ligatures w14:val="none"/>
        </w:rPr>
        <w:t>discovers</w:t>
      </w:r>
      <w:r w:rsidR="00546563" w:rsidRPr="003B2415">
        <w:rPr>
          <w:rFonts w:ascii="Arial" w:eastAsia="Calibri" w:hAnsi="Arial" w:cs="Arial"/>
          <w:color w:val="000000" w:themeColor="text1"/>
          <w:kern w:val="0"/>
          <w:sz w:val="20"/>
          <w:szCs w:val="20"/>
          <w:lang w:eastAsia="en-GB" w:bidi="he-IL"/>
          <w14:ligatures w14:val="none"/>
        </w:rPr>
        <w:t xml:space="preserve"> </w:t>
      </w:r>
      <w:r w:rsidR="00640694" w:rsidRPr="003B2415">
        <w:rPr>
          <w:rFonts w:ascii="Arial" w:eastAsia="Calibri" w:hAnsi="Arial" w:cs="Arial"/>
          <w:color w:val="000000" w:themeColor="text1"/>
          <w:kern w:val="0"/>
          <w:sz w:val="20"/>
          <w:szCs w:val="20"/>
          <w:lang w:eastAsia="en-GB" w:bidi="he-IL"/>
          <w14:ligatures w14:val="none"/>
        </w:rPr>
        <w:t xml:space="preserve">latent abstractions </w:t>
      </w:r>
      <w:r w:rsidRPr="003B2415">
        <w:rPr>
          <w:rFonts w:ascii="Arial" w:eastAsia="Calibri" w:hAnsi="Arial" w:cs="Arial"/>
          <w:color w:val="000000" w:themeColor="text1"/>
          <w:kern w:val="0"/>
          <w:sz w:val="20"/>
          <w:szCs w:val="20"/>
          <w:lang w:eastAsia="en-GB" w:bidi="he-IL"/>
          <w14:ligatures w14:val="none"/>
        </w:rPr>
        <w:t xml:space="preserve">from scratch. </w:t>
      </w:r>
      <w:r w:rsidR="005B444A">
        <w:rPr>
          <w:rFonts w:ascii="Arial" w:eastAsia="Calibri" w:hAnsi="Arial" w:cs="Arial"/>
          <w:color w:val="000000" w:themeColor="text1"/>
          <w:kern w:val="0"/>
          <w:sz w:val="20"/>
          <w:szCs w:val="20"/>
          <w:lang w:eastAsia="en-GB" w:bidi="he-IL"/>
          <w14:ligatures w14:val="none"/>
        </w:rPr>
        <w:t>M</w:t>
      </w:r>
      <w:r w:rsidR="0077240A">
        <w:rPr>
          <w:rFonts w:ascii="Arial" w:eastAsia="Calibri" w:hAnsi="Arial" w:cs="Arial"/>
          <w:color w:val="000000" w:themeColor="text1"/>
          <w:kern w:val="0"/>
          <w:sz w:val="20"/>
          <w:szCs w:val="20"/>
          <w:lang w:eastAsia="en-GB" w:bidi="he-IL"/>
          <w14:ligatures w14:val="none"/>
        </w:rPr>
        <w:t xml:space="preserve">odels will be compared </w:t>
      </w:r>
      <w:r w:rsidR="00914DB0">
        <w:rPr>
          <w:rFonts w:ascii="Arial" w:eastAsia="Calibri" w:hAnsi="Arial" w:cs="Arial"/>
          <w:color w:val="000000" w:themeColor="text1"/>
          <w:kern w:val="0"/>
          <w:sz w:val="20"/>
          <w:szCs w:val="20"/>
          <w:lang w:eastAsia="en-GB" w:bidi="he-IL"/>
          <w14:ligatures w14:val="none"/>
        </w:rPr>
        <w:t xml:space="preserve">to </w:t>
      </w:r>
      <w:r w:rsidR="0077240A">
        <w:rPr>
          <w:rFonts w:ascii="Arial" w:eastAsia="Calibri" w:hAnsi="Arial" w:cs="Arial"/>
          <w:color w:val="000000" w:themeColor="text1"/>
          <w:kern w:val="0"/>
          <w:sz w:val="20"/>
          <w:szCs w:val="20"/>
          <w:lang w:eastAsia="en-GB" w:bidi="he-IL"/>
          <w14:ligatures w14:val="none"/>
        </w:rPr>
        <w:t xml:space="preserve">human </w:t>
      </w:r>
      <w:r w:rsidR="005B444A">
        <w:rPr>
          <w:rFonts w:ascii="Arial" w:eastAsia="Calibri" w:hAnsi="Arial" w:cs="Arial"/>
          <w:color w:val="000000" w:themeColor="text1"/>
          <w:kern w:val="0"/>
          <w:sz w:val="20"/>
          <w:szCs w:val="20"/>
          <w:lang w:eastAsia="en-GB" w:bidi="he-IL"/>
          <w14:ligatures w14:val="none"/>
        </w:rPr>
        <w:t xml:space="preserve">data </w:t>
      </w:r>
      <w:r w:rsidR="0077240A">
        <w:rPr>
          <w:rFonts w:ascii="Arial" w:eastAsia="Calibri" w:hAnsi="Arial" w:cs="Arial"/>
          <w:color w:val="000000" w:themeColor="text1"/>
          <w:kern w:val="0"/>
          <w:sz w:val="20"/>
          <w:szCs w:val="20"/>
          <w:lang w:eastAsia="en-GB" w:bidi="he-IL"/>
          <w14:ligatures w14:val="none"/>
        </w:rPr>
        <w:t xml:space="preserve">to </w:t>
      </w:r>
      <w:r w:rsidR="008B4B10">
        <w:rPr>
          <w:rFonts w:ascii="Arial" w:eastAsia="Calibri" w:hAnsi="Arial" w:cs="Arial"/>
          <w:color w:val="000000" w:themeColor="text1"/>
          <w:kern w:val="0"/>
          <w:sz w:val="20"/>
          <w:szCs w:val="20"/>
          <w:lang w:eastAsia="en-GB" w:bidi="he-IL"/>
          <w14:ligatures w14:val="none"/>
        </w:rPr>
        <w:t>determine</w:t>
      </w:r>
      <w:r w:rsidR="00D16B8D">
        <w:rPr>
          <w:rFonts w:ascii="Arial" w:eastAsia="Calibri" w:hAnsi="Arial" w:cs="Arial"/>
          <w:color w:val="000000" w:themeColor="text1"/>
          <w:kern w:val="0"/>
          <w:sz w:val="20"/>
          <w:szCs w:val="20"/>
          <w:lang w:eastAsia="en-GB" w:bidi="he-IL"/>
          <w14:ligatures w14:val="none"/>
        </w:rPr>
        <w:t xml:space="preserve"> </w:t>
      </w:r>
      <w:r w:rsidR="0077240A">
        <w:rPr>
          <w:rFonts w:ascii="Arial" w:eastAsia="Calibri" w:hAnsi="Arial" w:cs="Arial"/>
          <w:color w:val="000000" w:themeColor="text1"/>
          <w:kern w:val="0"/>
          <w:sz w:val="20"/>
          <w:szCs w:val="20"/>
          <w:lang w:eastAsia="en-GB" w:bidi="he-IL"/>
          <w14:ligatures w14:val="none"/>
        </w:rPr>
        <w:t xml:space="preserve">if and how </w:t>
      </w:r>
      <w:r w:rsidR="00914DB0">
        <w:rPr>
          <w:rFonts w:ascii="Arial" w:eastAsia="Calibri" w:hAnsi="Arial" w:cs="Arial"/>
          <w:color w:val="000000" w:themeColor="text1"/>
          <w:kern w:val="0"/>
          <w:sz w:val="20"/>
          <w:szCs w:val="20"/>
          <w:lang w:eastAsia="en-GB" w:bidi="he-IL"/>
          <w14:ligatures w14:val="none"/>
        </w:rPr>
        <w:t>inference over latent embeddings explains multi-timescale control behavior</w:t>
      </w:r>
      <w:r w:rsidR="00911776">
        <w:rPr>
          <w:rFonts w:ascii="Arial" w:eastAsia="Calibri" w:hAnsi="Arial" w:cs="Arial"/>
          <w:color w:val="000000" w:themeColor="text1"/>
          <w:kern w:val="0"/>
          <w:sz w:val="20"/>
          <w:szCs w:val="20"/>
          <w:lang w:eastAsia="en-GB" w:bidi="he-IL"/>
          <w14:ligatures w14:val="none"/>
        </w:rPr>
        <w:t xml:space="preserve"> and its underlying dynamics</w:t>
      </w:r>
      <w:r w:rsidR="00197A18">
        <w:rPr>
          <w:rFonts w:ascii="Arial" w:eastAsia="Calibri" w:hAnsi="Arial" w:cs="Arial"/>
          <w:color w:val="000000" w:themeColor="text1"/>
          <w:kern w:val="0"/>
          <w:sz w:val="20"/>
          <w:szCs w:val="20"/>
          <w:lang w:eastAsia="en-GB" w:bidi="he-IL"/>
          <w14:ligatures w14:val="none"/>
        </w:rPr>
        <w:t>,</w:t>
      </w:r>
      <w:r w:rsidR="00911776">
        <w:rPr>
          <w:rFonts w:ascii="Arial" w:eastAsia="Calibri" w:hAnsi="Arial" w:cs="Arial"/>
          <w:color w:val="000000" w:themeColor="text1"/>
          <w:kern w:val="0"/>
          <w:sz w:val="20"/>
          <w:szCs w:val="20"/>
          <w:lang w:eastAsia="en-GB" w:bidi="he-IL"/>
          <w14:ligatures w14:val="none"/>
        </w:rPr>
        <w:t xml:space="preserve"> as measured by</w:t>
      </w:r>
      <w:r w:rsidRPr="003B2415">
        <w:rPr>
          <w:rFonts w:ascii="Arial" w:eastAsia="Calibri" w:hAnsi="Arial" w:cs="Arial"/>
          <w:color w:val="000000" w:themeColor="text1"/>
          <w:kern w:val="0"/>
          <w:sz w:val="20"/>
          <w:szCs w:val="20"/>
          <w:lang w:eastAsia="en-GB" w:bidi="he-IL"/>
          <w14:ligatures w14:val="none"/>
        </w:rPr>
        <w:t xml:space="preserve"> beta-power</w:t>
      </w:r>
      <w:r w:rsidR="009767C5" w:rsidRPr="003B2415">
        <w:rPr>
          <w:rFonts w:ascii="Arial" w:eastAsia="Calibri" w:hAnsi="Arial" w:cs="Arial"/>
          <w:color w:val="000000" w:themeColor="text1"/>
          <w:kern w:val="0"/>
          <w:sz w:val="20"/>
          <w:szCs w:val="20"/>
          <w:lang w:eastAsia="en-GB" w:bidi="he-IL"/>
          <w14:ligatures w14:val="none"/>
        </w:rPr>
        <w:t xml:space="preserve"> lateralization (BPL)</w:t>
      </w:r>
      <w:r w:rsidR="00640694" w:rsidRPr="003B2415">
        <w:rPr>
          <w:rFonts w:ascii="Arial" w:eastAsia="Calibri" w:hAnsi="Arial" w:cs="Arial"/>
          <w:color w:val="000000" w:themeColor="text1"/>
          <w:kern w:val="0"/>
          <w:sz w:val="20"/>
          <w:szCs w:val="20"/>
          <w:lang w:eastAsia="en-GB" w:bidi="he-IL"/>
          <w14:ligatures w14:val="none"/>
        </w:rPr>
        <w:t xml:space="preserve">. </w:t>
      </w:r>
      <w:r w:rsidR="009D417B">
        <w:rPr>
          <w:rFonts w:ascii="Arial" w:eastAsia="Calibri" w:hAnsi="Arial" w:cs="Arial"/>
          <w:color w:val="000000" w:themeColor="text1"/>
          <w:kern w:val="0"/>
          <w:sz w:val="20"/>
          <w:szCs w:val="20"/>
          <w:lang w:eastAsia="en-GB" w:bidi="he-IL"/>
          <w14:ligatures w14:val="none"/>
        </w:rPr>
        <w:t>This work will</w:t>
      </w:r>
      <w:r w:rsidR="00960E98">
        <w:rPr>
          <w:rFonts w:ascii="Arial" w:eastAsia="Calibri" w:hAnsi="Arial" w:cs="Arial"/>
          <w:color w:val="000000" w:themeColor="text1"/>
          <w:kern w:val="0"/>
          <w:sz w:val="20"/>
          <w:szCs w:val="20"/>
          <w:lang w:eastAsia="en-GB" w:bidi="he-IL"/>
          <w14:ligatures w14:val="none"/>
        </w:rPr>
        <w:t xml:space="preserve"> </w:t>
      </w:r>
      <w:r w:rsidR="004D25A6">
        <w:rPr>
          <w:rFonts w:ascii="Arial" w:eastAsia="Calibri" w:hAnsi="Arial" w:cs="Arial"/>
          <w:color w:val="000000" w:themeColor="text1"/>
          <w:kern w:val="0"/>
          <w:sz w:val="20"/>
          <w:szCs w:val="20"/>
          <w:lang w:eastAsia="en-GB" w:bidi="he-IL"/>
          <w14:ligatures w14:val="none"/>
        </w:rPr>
        <w:t xml:space="preserve">reveal </w:t>
      </w:r>
      <w:r w:rsidR="00C97220">
        <w:rPr>
          <w:rFonts w:ascii="Arial" w:eastAsia="Calibri" w:hAnsi="Arial" w:cs="Arial"/>
          <w:color w:val="000000" w:themeColor="text1"/>
          <w:kern w:val="0"/>
          <w:sz w:val="20"/>
          <w:szCs w:val="20"/>
          <w:lang w:eastAsia="en-GB" w:bidi="he-IL"/>
          <w14:ligatures w14:val="none"/>
        </w:rPr>
        <w:t xml:space="preserve">the latent </w:t>
      </w:r>
      <w:r w:rsidR="00251816">
        <w:rPr>
          <w:rFonts w:ascii="Arial" w:eastAsia="Calibri" w:hAnsi="Arial" w:cs="Arial"/>
          <w:color w:val="000000" w:themeColor="text1"/>
          <w:kern w:val="0"/>
          <w:sz w:val="20"/>
          <w:szCs w:val="20"/>
          <w:lang w:eastAsia="en-GB" w:bidi="he-IL"/>
          <w14:ligatures w14:val="none"/>
        </w:rPr>
        <w:t>variables</w:t>
      </w:r>
      <w:r w:rsidR="00C97220">
        <w:rPr>
          <w:rFonts w:ascii="Arial" w:eastAsia="Calibri" w:hAnsi="Arial" w:cs="Arial"/>
          <w:color w:val="000000" w:themeColor="text1"/>
          <w:kern w:val="0"/>
          <w:sz w:val="20"/>
          <w:szCs w:val="20"/>
          <w:lang w:eastAsia="en-GB" w:bidi="he-IL"/>
          <w14:ligatures w14:val="none"/>
        </w:rPr>
        <w:t xml:space="preserve"> over which inference </w:t>
      </w:r>
      <w:r w:rsidR="00251816">
        <w:rPr>
          <w:rFonts w:ascii="Arial" w:eastAsia="Calibri" w:hAnsi="Arial" w:cs="Arial"/>
          <w:color w:val="000000" w:themeColor="text1"/>
          <w:kern w:val="0"/>
          <w:sz w:val="20"/>
          <w:szCs w:val="20"/>
          <w:lang w:eastAsia="en-GB" w:bidi="he-IL"/>
          <w14:ligatures w14:val="none"/>
        </w:rPr>
        <w:t>can emulate human control and its neural dynamics.</w:t>
      </w:r>
    </w:p>
    <w:p w14:paraId="7654795B" w14:textId="6DC08A1C" w:rsidR="00107BA6" w:rsidRPr="006A0173" w:rsidRDefault="00251816" w:rsidP="00D5030A">
      <w:pPr>
        <w:jc w:val="both"/>
        <w:rPr>
          <w:rFonts w:ascii="Arial" w:eastAsia="Calibri" w:hAnsi="Arial" w:cs="Arial"/>
          <w:color w:val="000000" w:themeColor="text1"/>
          <w:kern w:val="0"/>
          <w:sz w:val="12"/>
          <w:szCs w:val="12"/>
          <w:lang w:eastAsia="en-GB" w:bidi="he-IL"/>
          <w14:ligatures w14:val="none"/>
        </w:rPr>
      </w:pPr>
      <w:r w:rsidRPr="006A0173">
        <w:rPr>
          <w:rFonts w:ascii="Arial" w:eastAsia="Calibri" w:hAnsi="Arial" w:cs="Arial"/>
          <w:color w:val="000000" w:themeColor="text1"/>
          <w:kern w:val="0"/>
          <w:sz w:val="12"/>
          <w:szCs w:val="12"/>
          <w:lang w:eastAsia="en-GB" w:bidi="he-IL"/>
          <w14:ligatures w14:val="none"/>
        </w:rPr>
        <w:t xml:space="preserve"> </w:t>
      </w:r>
    </w:p>
    <w:p w14:paraId="0C7535D3" w14:textId="36D38C05" w:rsidR="00F95905" w:rsidRDefault="0046709B" w:rsidP="00D5030A">
      <w:pPr>
        <w:jc w:val="both"/>
        <w:rPr>
          <w:rFonts w:ascii="Arial" w:eastAsia="Calibri" w:hAnsi="Arial" w:cs="Arial"/>
          <w:color w:val="000000" w:themeColor="text1"/>
          <w:kern w:val="0"/>
          <w:sz w:val="20"/>
          <w:szCs w:val="20"/>
          <w:lang w:eastAsia="en-GB" w:bidi="he-IL"/>
          <w14:ligatures w14:val="none"/>
        </w:rPr>
      </w:pPr>
      <w:r w:rsidRPr="003B2415">
        <w:rPr>
          <w:rFonts w:ascii="Arial" w:eastAsia="Calibri" w:hAnsi="Arial" w:cs="Arial"/>
          <w:b/>
          <w:bCs/>
          <w:color w:val="000000" w:themeColor="text1"/>
          <w:kern w:val="0"/>
          <w:sz w:val="20"/>
          <w:szCs w:val="20"/>
          <w:lang w:eastAsia="en-GB" w:bidi="he-IL"/>
          <w14:ligatures w14:val="none"/>
        </w:rPr>
        <w:t>Aim 2: Test model-predictions in a novel task framework for generalization.</w:t>
      </w:r>
      <w:r w:rsidRPr="003B2415">
        <w:rPr>
          <w:rFonts w:ascii="Arial" w:eastAsia="Calibri" w:hAnsi="Arial" w:cs="Arial"/>
          <w:color w:val="000000" w:themeColor="text1"/>
          <w:kern w:val="0"/>
          <w:sz w:val="20"/>
          <w:szCs w:val="20"/>
          <w:lang w:eastAsia="en-GB" w:bidi="he-IL"/>
          <w14:ligatures w14:val="none"/>
        </w:rPr>
        <w:t xml:space="preserve"> We will use the RNN model developed in aim 1 to make testable predictions </w:t>
      </w:r>
      <w:r w:rsidRPr="7B84C014">
        <w:rPr>
          <w:rFonts w:ascii="Arial" w:eastAsia="Calibri" w:hAnsi="Arial" w:cs="Arial"/>
          <w:color w:val="000000" w:themeColor="text1"/>
          <w:kern w:val="0"/>
          <w:sz w:val="20"/>
          <w:szCs w:val="20"/>
          <w:lang w:eastAsia="en-GB" w:bidi="he-IL"/>
          <w14:ligatures w14:val="none"/>
        </w:rPr>
        <w:t xml:space="preserve">for control behaviors and </w:t>
      </w:r>
      <w:r w:rsidR="004776DA">
        <w:rPr>
          <w:rFonts w:ascii="Arial" w:eastAsia="Calibri" w:hAnsi="Arial" w:cs="Arial"/>
          <w:color w:val="000000" w:themeColor="text1"/>
          <w:kern w:val="0"/>
          <w:sz w:val="20"/>
          <w:szCs w:val="20"/>
          <w:lang w:eastAsia="en-GB" w:bidi="he-IL"/>
          <w14:ligatures w14:val="none"/>
        </w:rPr>
        <w:t xml:space="preserve">their </w:t>
      </w:r>
      <w:r w:rsidRPr="7B84C014">
        <w:rPr>
          <w:rFonts w:ascii="Arial" w:eastAsia="Calibri" w:hAnsi="Arial" w:cs="Arial"/>
          <w:color w:val="000000" w:themeColor="text1"/>
          <w:kern w:val="0"/>
          <w:sz w:val="20"/>
          <w:szCs w:val="20"/>
          <w:lang w:eastAsia="en-GB" w:bidi="he-IL"/>
          <w14:ligatures w14:val="none"/>
        </w:rPr>
        <w:t xml:space="preserve">underlying dynamics </w:t>
      </w:r>
      <w:r w:rsidR="007C5E07">
        <w:rPr>
          <w:rFonts w:ascii="Arial" w:eastAsia="Calibri" w:hAnsi="Arial" w:cs="Arial"/>
          <w:color w:val="000000" w:themeColor="text1"/>
          <w:kern w:val="0"/>
          <w:sz w:val="20"/>
          <w:szCs w:val="20"/>
          <w:lang w:eastAsia="en-GB" w:bidi="he-IL"/>
          <w14:ligatures w14:val="none"/>
        </w:rPr>
        <w:t xml:space="preserve">in </w:t>
      </w:r>
      <w:r w:rsidRPr="7B84C014">
        <w:rPr>
          <w:rFonts w:ascii="Arial" w:eastAsia="Calibri" w:hAnsi="Arial" w:cs="Arial"/>
          <w:color w:val="000000" w:themeColor="text1"/>
          <w:kern w:val="0"/>
          <w:sz w:val="20"/>
          <w:szCs w:val="20"/>
          <w:lang w:eastAsia="en-GB" w:bidi="he-IL"/>
          <w14:ligatures w14:val="none"/>
        </w:rPr>
        <w:t xml:space="preserve">novel task </w:t>
      </w:r>
      <w:r w:rsidR="00E85B80">
        <w:rPr>
          <w:rFonts w:ascii="Arial" w:eastAsia="Calibri" w:hAnsi="Arial" w:cs="Arial"/>
          <w:color w:val="000000" w:themeColor="text1"/>
          <w:kern w:val="0"/>
          <w:sz w:val="20"/>
          <w:szCs w:val="20"/>
          <w:lang w:eastAsia="en-GB" w:bidi="he-IL"/>
          <w14:ligatures w14:val="none"/>
        </w:rPr>
        <w:t xml:space="preserve">contexts </w:t>
      </w:r>
      <w:r w:rsidR="00C3723B">
        <w:rPr>
          <w:rFonts w:ascii="Arial" w:eastAsia="Calibri" w:hAnsi="Arial" w:cs="Arial"/>
          <w:color w:val="000000" w:themeColor="text1"/>
          <w:kern w:val="0"/>
          <w:sz w:val="20"/>
          <w:szCs w:val="20"/>
          <w:lang w:eastAsia="en-GB" w:bidi="he-IL"/>
          <w14:ligatures w14:val="none"/>
        </w:rPr>
        <w:t>and</w:t>
      </w:r>
      <w:r w:rsidR="00E85B80">
        <w:rPr>
          <w:rFonts w:ascii="Arial" w:eastAsia="Calibri" w:hAnsi="Arial" w:cs="Arial"/>
          <w:color w:val="000000" w:themeColor="text1"/>
          <w:kern w:val="0"/>
          <w:sz w:val="20"/>
          <w:szCs w:val="20"/>
          <w:lang w:eastAsia="en-GB" w:bidi="he-IL"/>
          <w14:ligatures w14:val="none"/>
        </w:rPr>
        <w:t xml:space="preserve"> in distinct cognitive tasks</w:t>
      </w:r>
      <w:r w:rsidRPr="7B84C014">
        <w:rPr>
          <w:rFonts w:ascii="Arial" w:eastAsia="Calibri" w:hAnsi="Arial" w:cs="Arial"/>
          <w:color w:val="000000" w:themeColor="text1"/>
          <w:kern w:val="0"/>
          <w:sz w:val="20"/>
          <w:szCs w:val="20"/>
          <w:lang w:eastAsia="en-GB" w:bidi="he-IL"/>
          <w14:ligatures w14:val="none"/>
        </w:rPr>
        <w:t xml:space="preserve">. </w:t>
      </w:r>
      <w:r w:rsidR="00C3723B">
        <w:rPr>
          <w:rFonts w:ascii="Arial" w:eastAsia="Calibri" w:hAnsi="Arial" w:cs="Arial"/>
          <w:color w:val="000000" w:themeColor="text1"/>
          <w:kern w:val="0"/>
          <w:sz w:val="20"/>
          <w:szCs w:val="20"/>
          <w:lang w:eastAsia="en-GB" w:bidi="he-IL"/>
          <w14:ligatures w14:val="none"/>
        </w:rPr>
        <w:t>H</w:t>
      </w:r>
      <w:r w:rsidR="0020678C">
        <w:rPr>
          <w:rFonts w:ascii="Arial" w:eastAsia="Calibri" w:hAnsi="Arial" w:cs="Arial"/>
          <w:color w:val="000000" w:themeColor="text1"/>
          <w:kern w:val="0"/>
          <w:sz w:val="20"/>
          <w:szCs w:val="20"/>
          <w:lang w:eastAsia="en-GB" w:bidi="he-IL"/>
          <w14:ligatures w14:val="none"/>
        </w:rPr>
        <w:t xml:space="preserve">uman participants and </w:t>
      </w:r>
      <w:r w:rsidRPr="7B84C014">
        <w:rPr>
          <w:rFonts w:ascii="Arial" w:eastAsia="Calibri" w:hAnsi="Arial" w:cs="Arial"/>
          <w:color w:val="000000" w:themeColor="text1"/>
          <w:kern w:val="0"/>
          <w:sz w:val="20"/>
          <w:szCs w:val="20"/>
          <w:lang w:eastAsia="en-GB" w:bidi="he-IL"/>
          <w14:ligatures w14:val="none"/>
        </w:rPr>
        <w:t xml:space="preserve">trained RNNs will perform </w:t>
      </w:r>
      <w:r w:rsidR="0010405C" w:rsidRPr="0010405C">
        <w:rPr>
          <w:rFonts w:ascii="Arial" w:eastAsia="Calibri" w:hAnsi="Arial" w:cs="Arial"/>
          <w:color w:val="000000" w:themeColor="text1"/>
          <w:kern w:val="0"/>
          <w:sz w:val="20"/>
          <w:szCs w:val="20"/>
          <w:lang w:eastAsia="en-GB" w:bidi="he-IL"/>
          <w14:ligatures w14:val="none"/>
        </w:rPr>
        <w:t xml:space="preserve">variations of the flanker task </w:t>
      </w:r>
      <w:r w:rsidR="00827F58">
        <w:rPr>
          <w:rFonts w:ascii="Arial" w:eastAsia="Calibri" w:hAnsi="Arial" w:cs="Arial"/>
          <w:color w:val="000000" w:themeColor="text1"/>
          <w:kern w:val="0"/>
          <w:sz w:val="20"/>
          <w:szCs w:val="20"/>
          <w:lang w:eastAsia="en-GB" w:bidi="he-IL"/>
          <w14:ligatures w14:val="none"/>
        </w:rPr>
        <w:t>(different</w:t>
      </w:r>
      <w:r w:rsidR="0010405C" w:rsidRPr="0010405C">
        <w:rPr>
          <w:rFonts w:ascii="Arial" w:eastAsia="Calibri" w:hAnsi="Arial" w:cs="Arial"/>
          <w:color w:val="000000" w:themeColor="text1"/>
          <w:kern w:val="0"/>
          <w:sz w:val="20"/>
          <w:szCs w:val="20"/>
          <w:lang w:eastAsia="en-GB" w:bidi="he-IL"/>
          <w14:ligatures w14:val="none"/>
        </w:rPr>
        <w:t xml:space="preserve"> congruency probability and flanker/stimulus onset asynchrony</w:t>
      </w:r>
      <w:r w:rsidR="00827F58">
        <w:rPr>
          <w:rFonts w:ascii="Arial" w:eastAsia="Calibri" w:hAnsi="Arial" w:cs="Arial"/>
          <w:color w:val="000000" w:themeColor="text1"/>
          <w:kern w:val="0"/>
          <w:sz w:val="20"/>
          <w:szCs w:val="20"/>
          <w:lang w:eastAsia="en-GB" w:bidi="he-IL"/>
          <w14:ligatures w14:val="none"/>
        </w:rPr>
        <w:t>)</w:t>
      </w:r>
      <w:r w:rsidRPr="7B84C014">
        <w:rPr>
          <w:rFonts w:ascii="Arial" w:eastAsia="Calibri" w:hAnsi="Arial" w:cs="Arial"/>
          <w:color w:val="000000" w:themeColor="text1"/>
          <w:kern w:val="0"/>
          <w:sz w:val="20"/>
          <w:szCs w:val="20"/>
          <w:lang w:eastAsia="en-GB" w:bidi="he-IL"/>
          <w14:ligatures w14:val="none"/>
        </w:rPr>
        <w:t xml:space="preserve">. </w:t>
      </w:r>
      <w:r w:rsidR="00EE143D">
        <w:rPr>
          <w:rFonts w:ascii="Arial" w:eastAsia="Calibri" w:hAnsi="Arial" w:cs="Arial"/>
          <w:color w:val="000000" w:themeColor="text1"/>
          <w:kern w:val="0"/>
          <w:sz w:val="20"/>
          <w:szCs w:val="20"/>
          <w:lang w:eastAsia="en-GB" w:bidi="he-IL"/>
          <w14:ligatures w14:val="none"/>
        </w:rPr>
        <w:t xml:space="preserve">We will also test performance </w:t>
      </w:r>
      <w:r w:rsidR="0064617D">
        <w:rPr>
          <w:rFonts w:ascii="Arial" w:eastAsia="Calibri" w:hAnsi="Arial" w:cs="Arial"/>
          <w:color w:val="000000" w:themeColor="text1"/>
          <w:kern w:val="0"/>
          <w:sz w:val="20"/>
          <w:szCs w:val="20"/>
          <w:lang w:eastAsia="en-GB" w:bidi="he-IL"/>
          <w14:ligatures w14:val="none"/>
        </w:rPr>
        <w:t xml:space="preserve">on </w:t>
      </w:r>
      <w:r w:rsidR="00AB27FC" w:rsidRPr="7B84C014">
        <w:rPr>
          <w:rFonts w:ascii="Arial" w:eastAsia="Calibri" w:hAnsi="Arial" w:cs="Arial"/>
          <w:color w:val="000000" w:themeColor="text1"/>
          <w:kern w:val="0"/>
          <w:sz w:val="20"/>
          <w:szCs w:val="20"/>
          <w:lang w:eastAsia="en-GB" w:bidi="he-IL"/>
          <w14:ligatures w14:val="none"/>
        </w:rPr>
        <w:t>a color discrimination task embedded in a random dot motion stimulus with varying levels of motion/response congruency</w:t>
      </w:r>
      <w:r w:rsidR="00D000FD">
        <w:rPr>
          <w:rFonts w:ascii="Arial" w:eastAsia="Calibri" w:hAnsi="Arial" w:cs="Arial"/>
          <w:color w:val="000000" w:themeColor="text1"/>
          <w:kern w:val="0"/>
          <w:sz w:val="20"/>
          <w:szCs w:val="20"/>
          <w:lang w:eastAsia="en-GB" w:bidi="he-IL"/>
          <w14:ligatures w14:val="none"/>
        </w:rPr>
        <w:t xml:space="preserve">. </w:t>
      </w:r>
      <w:r w:rsidRPr="7B84C014">
        <w:rPr>
          <w:rFonts w:ascii="Arial" w:eastAsia="Calibri" w:hAnsi="Arial" w:cs="Arial"/>
          <w:color w:val="000000" w:themeColor="text1"/>
          <w:kern w:val="0"/>
          <w:sz w:val="20"/>
          <w:szCs w:val="20"/>
          <w:lang w:eastAsia="en-GB" w:bidi="he-IL"/>
          <w14:ligatures w14:val="none"/>
        </w:rPr>
        <w:t xml:space="preserve">Model behavior and dynamics will be compared to participant behavior and BPL (measured with EEG) to determine whether control variables learned in one cognitive control task </w:t>
      </w:r>
      <w:r w:rsidR="00D000FD">
        <w:rPr>
          <w:rFonts w:ascii="Arial" w:eastAsia="Calibri" w:hAnsi="Arial" w:cs="Arial"/>
          <w:color w:val="000000" w:themeColor="text1"/>
          <w:kern w:val="0"/>
          <w:sz w:val="20"/>
          <w:szCs w:val="20"/>
          <w:lang w:eastAsia="en-GB" w:bidi="he-IL"/>
          <w14:ligatures w14:val="none"/>
        </w:rPr>
        <w:t xml:space="preserve">generalize to novel conditions </w:t>
      </w:r>
      <w:r w:rsidR="006F5596">
        <w:rPr>
          <w:rFonts w:ascii="Arial" w:eastAsia="Calibri" w:hAnsi="Arial" w:cs="Arial"/>
          <w:color w:val="000000" w:themeColor="text1"/>
          <w:kern w:val="0"/>
          <w:sz w:val="20"/>
          <w:szCs w:val="20"/>
          <w:lang w:eastAsia="en-GB" w:bidi="he-IL"/>
          <w14:ligatures w14:val="none"/>
        </w:rPr>
        <w:t>and/</w:t>
      </w:r>
      <w:r w:rsidR="00D000FD">
        <w:rPr>
          <w:rFonts w:ascii="Arial" w:eastAsia="Calibri" w:hAnsi="Arial" w:cs="Arial"/>
          <w:color w:val="000000" w:themeColor="text1"/>
          <w:kern w:val="0"/>
          <w:sz w:val="20"/>
          <w:szCs w:val="20"/>
          <w:lang w:eastAsia="en-GB" w:bidi="he-IL"/>
          <w14:ligatures w14:val="none"/>
        </w:rPr>
        <w:t>or</w:t>
      </w:r>
      <w:r w:rsidR="006F5596">
        <w:rPr>
          <w:rFonts w:ascii="Arial" w:eastAsia="Calibri" w:hAnsi="Arial" w:cs="Arial"/>
          <w:color w:val="000000" w:themeColor="text1"/>
          <w:kern w:val="0"/>
          <w:sz w:val="20"/>
          <w:szCs w:val="20"/>
          <w:lang w:eastAsia="en-GB" w:bidi="he-IL"/>
          <w14:ligatures w14:val="none"/>
        </w:rPr>
        <w:t xml:space="preserve"> to</w:t>
      </w:r>
      <w:r w:rsidR="00D000FD">
        <w:rPr>
          <w:rFonts w:ascii="Arial" w:eastAsia="Calibri" w:hAnsi="Arial" w:cs="Arial"/>
          <w:color w:val="000000" w:themeColor="text1"/>
          <w:kern w:val="0"/>
          <w:sz w:val="20"/>
          <w:szCs w:val="20"/>
          <w:lang w:eastAsia="en-GB" w:bidi="he-IL"/>
          <w14:ligatures w14:val="none"/>
        </w:rPr>
        <w:t xml:space="preserve"> </w:t>
      </w:r>
      <w:r w:rsidR="00165C46">
        <w:rPr>
          <w:rFonts w:ascii="Arial" w:eastAsia="Calibri" w:hAnsi="Arial" w:cs="Arial"/>
          <w:color w:val="000000" w:themeColor="text1"/>
          <w:kern w:val="0"/>
          <w:sz w:val="20"/>
          <w:szCs w:val="20"/>
          <w:lang w:eastAsia="en-GB" w:bidi="he-IL"/>
          <w14:ligatures w14:val="none"/>
        </w:rPr>
        <w:t>a different cognitive task</w:t>
      </w:r>
      <w:r w:rsidRPr="7B84C014">
        <w:rPr>
          <w:rFonts w:ascii="Arial" w:eastAsia="Calibri" w:hAnsi="Arial" w:cs="Arial"/>
          <w:color w:val="000000" w:themeColor="text1"/>
          <w:kern w:val="0"/>
          <w:sz w:val="20"/>
          <w:szCs w:val="20"/>
          <w:lang w:eastAsia="en-GB" w:bidi="he-IL"/>
          <w14:ligatures w14:val="none"/>
        </w:rPr>
        <w:t>.</w:t>
      </w:r>
    </w:p>
    <w:p w14:paraId="74F05C7A" w14:textId="23C402E0" w:rsidR="0046709B" w:rsidRPr="006A0173" w:rsidRDefault="0046709B" w:rsidP="00D5030A">
      <w:pPr>
        <w:jc w:val="both"/>
        <w:rPr>
          <w:rFonts w:ascii="Arial" w:eastAsia="Calibri" w:hAnsi="Arial" w:cs="Arial"/>
          <w:color w:val="000000" w:themeColor="text1"/>
          <w:kern w:val="0"/>
          <w:sz w:val="12"/>
          <w:szCs w:val="12"/>
          <w:lang w:eastAsia="en-GB" w:bidi="he-IL"/>
          <w14:ligatures w14:val="none"/>
        </w:rPr>
      </w:pPr>
      <w:r w:rsidRPr="006A0173">
        <w:rPr>
          <w:rFonts w:ascii="Arial" w:eastAsia="Calibri" w:hAnsi="Arial" w:cs="Arial"/>
          <w:color w:val="000000" w:themeColor="text1"/>
          <w:kern w:val="0"/>
          <w:sz w:val="12"/>
          <w:szCs w:val="12"/>
          <w:lang w:eastAsia="en-GB" w:bidi="he-IL"/>
          <w14:ligatures w14:val="none"/>
        </w:rPr>
        <w:t xml:space="preserve"> </w:t>
      </w:r>
    </w:p>
    <w:p w14:paraId="1E922A0F" w14:textId="42CC99CA" w:rsidR="0046709B" w:rsidRDefault="0046709B" w:rsidP="00D5030A">
      <w:pPr>
        <w:autoSpaceDE w:val="0"/>
        <w:autoSpaceDN w:val="0"/>
        <w:adjustRightInd w:val="0"/>
        <w:jc w:val="both"/>
        <w:rPr>
          <w:rFonts w:ascii="Arial" w:eastAsia="Calibri" w:hAnsi="Arial" w:cs="Arial"/>
          <w:color w:val="000000" w:themeColor="text1"/>
          <w:kern w:val="0"/>
          <w:sz w:val="20"/>
          <w:szCs w:val="20"/>
          <w:lang w:eastAsia="en-GB" w:bidi="he-IL"/>
          <w14:ligatures w14:val="none"/>
        </w:rPr>
      </w:pPr>
      <w:r w:rsidRPr="003B2415">
        <w:rPr>
          <w:rFonts w:ascii="Arial" w:eastAsia="Calibri" w:hAnsi="Arial" w:cs="Arial"/>
          <w:b/>
          <w:color w:val="000000" w:themeColor="text1"/>
          <w:kern w:val="0"/>
          <w:sz w:val="20"/>
          <w:szCs w:val="20"/>
          <w:lang w:eastAsia="en-GB" w:bidi="he-IL"/>
          <w14:ligatures w14:val="none"/>
        </w:rPr>
        <w:t xml:space="preserve">Aim 3: Testing the necessity of </w:t>
      </w:r>
      <w:proofErr w:type="spellStart"/>
      <w:r w:rsidRPr="003B2415">
        <w:rPr>
          <w:rFonts w:ascii="Arial" w:eastAsia="Calibri" w:hAnsi="Arial" w:cs="Arial"/>
          <w:b/>
          <w:color w:val="000000" w:themeColor="text1"/>
          <w:kern w:val="0"/>
          <w:sz w:val="20"/>
          <w:szCs w:val="20"/>
          <w:lang w:eastAsia="en-GB" w:bidi="he-IL"/>
          <w14:ligatures w14:val="none"/>
        </w:rPr>
        <w:t>pMFC</w:t>
      </w:r>
      <w:proofErr w:type="spellEnd"/>
      <w:r w:rsidRPr="003B2415">
        <w:rPr>
          <w:rFonts w:ascii="Arial" w:eastAsia="Calibri" w:hAnsi="Arial" w:cs="Arial"/>
          <w:b/>
          <w:color w:val="000000" w:themeColor="text1"/>
          <w:kern w:val="0"/>
          <w:sz w:val="20"/>
          <w:szCs w:val="20"/>
          <w:lang w:eastAsia="en-GB" w:bidi="he-IL"/>
          <w14:ligatures w14:val="none"/>
        </w:rPr>
        <w:t xml:space="preserve"> with causal interventions.</w:t>
      </w:r>
      <w:r w:rsidRPr="003B2415">
        <w:rPr>
          <w:rFonts w:ascii="Arial" w:eastAsia="Calibri" w:hAnsi="Arial" w:cs="Arial"/>
          <w:bCs/>
          <w:color w:val="000000" w:themeColor="text1"/>
          <w:kern w:val="0"/>
          <w:sz w:val="20"/>
          <w:szCs w:val="20"/>
          <w:lang w:eastAsia="en-GB" w:bidi="he-IL"/>
          <w14:ligatures w14:val="none"/>
        </w:rPr>
        <w:t xml:space="preserve"> We will use low-intensity transcranial focused ultrasound stimulation (TUS) to causally modulate neural activity in </w:t>
      </w:r>
      <w:proofErr w:type="spellStart"/>
      <w:r w:rsidR="00AF662C" w:rsidRPr="003B2415">
        <w:rPr>
          <w:rFonts w:ascii="Arial" w:eastAsia="Calibri" w:hAnsi="Arial" w:cs="Arial"/>
          <w:bCs/>
          <w:color w:val="000000" w:themeColor="text1"/>
          <w:kern w:val="0"/>
          <w:sz w:val="20"/>
          <w:szCs w:val="20"/>
          <w:lang w:eastAsia="en-GB" w:bidi="he-IL"/>
          <w14:ligatures w14:val="none"/>
        </w:rPr>
        <w:t>pMFC</w:t>
      </w:r>
      <w:proofErr w:type="spellEnd"/>
      <w:r w:rsidR="00AF662C">
        <w:rPr>
          <w:rFonts w:ascii="Arial" w:eastAsia="Calibri" w:hAnsi="Arial" w:cs="Arial"/>
          <w:bCs/>
          <w:color w:val="000000" w:themeColor="text1"/>
          <w:kern w:val="0"/>
          <w:sz w:val="20"/>
          <w:szCs w:val="20"/>
          <w:lang w:eastAsia="en-GB" w:bidi="he-IL"/>
          <w14:ligatures w14:val="none"/>
        </w:rPr>
        <w:t>.</w:t>
      </w:r>
      <w:r w:rsidRPr="003B2415">
        <w:rPr>
          <w:rFonts w:ascii="Arial" w:eastAsia="Calibri" w:hAnsi="Arial" w:cs="Arial"/>
          <w:bCs/>
          <w:color w:val="000000" w:themeColor="text1"/>
          <w:kern w:val="0"/>
          <w:sz w:val="20"/>
          <w:szCs w:val="20"/>
          <w:lang w:eastAsia="en-GB" w:bidi="he-IL"/>
          <w14:ligatures w14:val="none"/>
        </w:rPr>
        <w:t xml:space="preserve"> Based on previous research strongly suggesting an involvement of the </w:t>
      </w:r>
      <w:proofErr w:type="spellStart"/>
      <w:r w:rsidRPr="003B2415">
        <w:rPr>
          <w:rFonts w:ascii="Arial" w:eastAsia="Calibri" w:hAnsi="Arial" w:cs="Arial"/>
          <w:bCs/>
          <w:color w:val="000000" w:themeColor="text1"/>
          <w:kern w:val="0"/>
          <w:sz w:val="20"/>
          <w:szCs w:val="20"/>
          <w:lang w:eastAsia="en-GB" w:bidi="he-IL"/>
          <w14:ligatures w14:val="none"/>
        </w:rPr>
        <w:t>pMFC</w:t>
      </w:r>
      <w:proofErr w:type="spellEnd"/>
      <w:r w:rsidRPr="003B2415">
        <w:rPr>
          <w:rFonts w:ascii="Arial" w:eastAsia="Calibri" w:hAnsi="Arial" w:cs="Arial"/>
          <w:bCs/>
          <w:color w:val="000000" w:themeColor="text1"/>
          <w:kern w:val="0"/>
          <w:sz w:val="20"/>
          <w:szCs w:val="20"/>
          <w:lang w:eastAsia="en-GB" w:bidi="he-IL"/>
          <w14:ligatures w14:val="none"/>
        </w:rPr>
        <w:t xml:space="preserve"> in cognitive control functions and tracking task and reinforcement history, we will investigate the necessity of this brain region for the estimation of control demand and within trial adjustments in the decision process.</w:t>
      </w:r>
      <w:r w:rsidRPr="031B4B91">
        <w:rPr>
          <w:rFonts w:ascii="Arial" w:eastAsia="Calibri" w:hAnsi="Arial" w:cs="Arial"/>
          <w:color w:val="000000" w:themeColor="text1"/>
          <w:kern w:val="0"/>
          <w:sz w:val="20"/>
          <w:szCs w:val="20"/>
          <w:lang w:eastAsia="en-GB" w:bidi="he-IL"/>
          <w14:ligatures w14:val="none"/>
        </w:rPr>
        <w:t xml:space="preserve"> We will perform several perturbations of the inference system in our RNN models and compare the resulting behavioral changes to those obtained when TUS is applied to </w:t>
      </w:r>
      <w:proofErr w:type="spellStart"/>
      <w:r w:rsidR="002F5AD3" w:rsidRPr="003B2415">
        <w:rPr>
          <w:rFonts w:ascii="Arial" w:eastAsia="Calibri" w:hAnsi="Arial" w:cs="Arial"/>
          <w:bCs/>
          <w:color w:val="000000" w:themeColor="text1"/>
          <w:kern w:val="0"/>
          <w:sz w:val="20"/>
          <w:szCs w:val="20"/>
          <w:lang w:eastAsia="en-GB" w:bidi="he-IL"/>
          <w14:ligatures w14:val="none"/>
        </w:rPr>
        <w:t>pMFC</w:t>
      </w:r>
      <w:proofErr w:type="spellEnd"/>
      <w:r w:rsidR="002F5AD3" w:rsidRPr="031B4B91">
        <w:rPr>
          <w:rFonts w:ascii="Arial" w:eastAsia="Calibri" w:hAnsi="Arial" w:cs="Arial"/>
          <w:color w:val="000000" w:themeColor="text1"/>
          <w:kern w:val="0"/>
          <w:sz w:val="20"/>
          <w:szCs w:val="20"/>
          <w:lang w:eastAsia="en-GB" w:bidi="he-IL"/>
          <w14:ligatures w14:val="none"/>
        </w:rPr>
        <w:t xml:space="preserve"> </w:t>
      </w:r>
      <w:r w:rsidR="002F5AD3">
        <w:rPr>
          <w:rFonts w:ascii="Arial" w:eastAsia="Calibri" w:hAnsi="Arial" w:cs="Arial"/>
          <w:color w:val="000000" w:themeColor="text1"/>
          <w:kern w:val="0"/>
          <w:sz w:val="20"/>
          <w:szCs w:val="20"/>
          <w:lang w:eastAsia="en-GB" w:bidi="he-IL"/>
          <w14:ligatures w14:val="none"/>
        </w:rPr>
        <w:t xml:space="preserve">in </w:t>
      </w:r>
      <w:r w:rsidRPr="031B4B91">
        <w:rPr>
          <w:rFonts w:ascii="Arial" w:eastAsia="Calibri" w:hAnsi="Arial" w:cs="Arial"/>
          <w:color w:val="000000" w:themeColor="text1"/>
          <w:kern w:val="0"/>
          <w:sz w:val="20"/>
          <w:szCs w:val="20"/>
          <w:lang w:eastAsia="en-GB" w:bidi="he-IL"/>
          <w14:ligatures w14:val="none"/>
        </w:rPr>
        <w:t>human participants performing a flanker task.</w:t>
      </w:r>
    </w:p>
    <w:p w14:paraId="7B09E734" w14:textId="77777777" w:rsidR="00D5030A" w:rsidRPr="003B2415" w:rsidRDefault="00D5030A" w:rsidP="00D5030A">
      <w:pPr>
        <w:autoSpaceDE w:val="0"/>
        <w:autoSpaceDN w:val="0"/>
        <w:adjustRightInd w:val="0"/>
        <w:jc w:val="both"/>
        <w:rPr>
          <w:rFonts w:ascii="Arial" w:eastAsia="Calibri" w:hAnsi="Arial" w:cs="Arial"/>
          <w:bCs/>
          <w:color w:val="000000" w:themeColor="text1"/>
          <w:kern w:val="0"/>
          <w:sz w:val="20"/>
          <w:szCs w:val="20"/>
          <w:lang w:eastAsia="en-GB" w:bidi="he-IL"/>
          <w14:ligatures w14:val="none"/>
        </w:rPr>
      </w:pPr>
    </w:p>
    <w:p w14:paraId="1135BBA8" w14:textId="77777777" w:rsidR="00B40989" w:rsidRPr="006A0173" w:rsidRDefault="00B40989" w:rsidP="00D5030A">
      <w:pPr>
        <w:autoSpaceDE w:val="0"/>
        <w:autoSpaceDN w:val="0"/>
        <w:adjustRightInd w:val="0"/>
        <w:jc w:val="both"/>
        <w:rPr>
          <w:rFonts w:ascii="Arial" w:eastAsia="Calibri" w:hAnsi="Arial" w:cs="Arial"/>
          <w:color w:val="000000" w:themeColor="text1"/>
          <w:kern w:val="0"/>
          <w:sz w:val="12"/>
          <w:szCs w:val="12"/>
          <w:lang w:eastAsia="en-GB" w:bidi="he-IL"/>
          <w14:ligatures w14:val="none"/>
        </w:rPr>
      </w:pPr>
    </w:p>
    <w:p w14:paraId="1A487191" w14:textId="639A2B08" w:rsidR="00763425" w:rsidRPr="006A0173" w:rsidRDefault="00B40989" w:rsidP="00D5030A">
      <w:pPr>
        <w:spacing w:before="165" w:after="165"/>
        <w:contextualSpacing/>
        <w:jc w:val="both"/>
        <w:rPr>
          <w:rFonts w:ascii="Arial" w:hAnsi="Arial" w:cs="Arial"/>
          <w:sz w:val="12"/>
          <w:szCs w:val="12"/>
        </w:rPr>
      </w:pPr>
      <w:r w:rsidRPr="00954B13">
        <w:rPr>
          <w:b/>
          <w:color w:val="4472C4" w:themeColor="accent1"/>
        </w:rPr>
        <w:lastRenderedPageBreak/>
        <w:t>1 Overview &amp; Significance</w:t>
      </w:r>
    </w:p>
    <w:p w14:paraId="3C68E954" w14:textId="51A41292" w:rsidR="003F4FA5" w:rsidRPr="00487CB6" w:rsidRDefault="001758A4" w:rsidP="00D5030A">
      <w:pPr>
        <w:spacing w:before="165" w:after="165"/>
        <w:contextualSpacing/>
        <w:jc w:val="both"/>
        <w:rPr>
          <w:rFonts w:ascii="Arial" w:hAnsi="Arial" w:cs="Arial"/>
          <w:sz w:val="20"/>
          <w:szCs w:val="20"/>
        </w:rPr>
      </w:pPr>
      <w:r w:rsidRPr="003B2415">
        <w:rPr>
          <w:rFonts w:ascii="Arial" w:hAnsi="Arial" w:cs="Arial"/>
          <w:sz w:val="20"/>
          <w:szCs w:val="20"/>
        </w:rPr>
        <w:t>H</w:t>
      </w:r>
      <w:r w:rsidR="339D3CB8" w:rsidRPr="003B2415">
        <w:rPr>
          <w:rFonts w:ascii="Arial" w:hAnsi="Arial" w:cs="Arial"/>
          <w:sz w:val="20"/>
          <w:szCs w:val="20"/>
        </w:rPr>
        <w:t xml:space="preserve">umans </w:t>
      </w:r>
      <w:r w:rsidR="031B4B91" w:rsidRPr="031B4B91">
        <w:rPr>
          <w:rFonts w:ascii="Arial" w:hAnsi="Arial" w:cs="Arial"/>
          <w:sz w:val="20"/>
          <w:szCs w:val="20"/>
        </w:rPr>
        <w:t>adapt flexibly to their environment</w:t>
      </w:r>
      <w:r w:rsidR="339D3CB8" w:rsidRPr="003B2415">
        <w:rPr>
          <w:rFonts w:ascii="Arial" w:hAnsi="Arial" w:cs="Arial"/>
          <w:sz w:val="20"/>
          <w:szCs w:val="20"/>
        </w:rPr>
        <w:t xml:space="preserve"> to achieve goals efficiently </w:t>
      </w:r>
      <w:r w:rsidR="002262AE">
        <w:rPr>
          <w:rFonts w:ascii="Arial" w:hAnsi="Arial" w:cs="Arial"/>
          <w:sz w:val="20"/>
          <w:szCs w:val="20"/>
        </w:rPr>
        <w:t>and to</w:t>
      </w:r>
      <w:r w:rsidR="002262AE" w:rsidRPr="003B2415">
        <w:rPr>
          <w:rFonts w:ascii="Arial" w:hAnsi="Arial" w:cs="Arial"/>
          <w:sz w:val="20"/>
          <w:szCs w:val="20"/>
        </w:rPr>
        <w:t xml:space="preserve"> </w:t>
      </w:r>
      <w:r w:rsidR="339D3CB8" w:rsidRPr="003B2415">
        <w:rPr>
          <w:rFonts w:ascii="Arial" w:hAnsi="Arial" w:cs="Arial"/>
          <w:sz w:val="20"/>
          <w:szCs w:val="20"/>
        </w:rPr>
        <w:t>avoid harmful outcomes</w:t>
      </w:r>
      <w:r w:rsidR="00436341">
        <w:rPr>
          <w:rFonts w:ascii="Arial" w:hAnsi="Arial" w:cs="Arial"/>
          <w:sz w:val="20"/>
          <w:szCs w:val="20"/>
        </w:rPr>
        <w:t xml:space="preserve"> through a process</w:t>
      </w:r>
      <w:r w:rsidR="339D3CB8" w:rsidRPr="003B2415">
        <w:rPr>
          <w:rFonts w:ascii="Arial" w:hAnsi="Arial" w:cs="Arial"/>
          <w:sz w:val="20"/>
          <w:szCs w:val="20"/>
        </w:rPr>
        <w:t xml:space="preserve"> </w:t>
      </w:r>
      <w:r w:rsidR="0074673C">
        <w:rPr>
          <w:rFonts w:ascii="Arial" w:hAnsi="Arial" w:cs="Arial"/>
          <w:sz w:val="20"/>
          <w:szCs w:val="20"/>
        </w:rPr>
        <w:t>referred to</w:t>
      </w:r>
      <w:r w:rsidR="339D3CB8" w:rsidRPr="003B2415">
        <w:rPr>
          <w:rFonts w:ascii="Arial" w:hAnsi="Arial" w:cs="Arial"/>
          <w:sz w:val="20"/>
          <w:szCs w:val="20"/>
        </w:rPr>
        <w:t xml:space="preserve"> as cognitive control. </w:t>
      </w:r>
      <w:r w:rsidR="339D3CB8" w:rsidRPr="003B2415">
        <w:rPr>
          <w:rFonts w:ascii="Arial" w:eastAsia="Arial" w:hAnsi="Arial" w:cs="Arial"/>
          <w:color w:val="000000" w:themeColor="text1"/>
          <w:sz w:val="20"/>
          <w:szCs w:val="20"/>
        </w:rPr>
        <w:t>Employing cognitive control efficiently requires inferring the type and intensity of control that will likely be required in a given situation and deploying it proactively. At the same time, when expectations are violated, one needs to quickly adjust to emerging changes on the spot. This poses</w:t>
      </w:r>
      <w:r w:rsidRPr="031B4B91" w:rsidDel="031B4B91">
        <w:rPr>
          <w:rFonts w:ascii="Arial" w:eastAsia="Arial" w:hAnsi="Arial" w:cs="Arial"/>
          <w:color w:val="000000" w:themeColor="text1"/>
          <w:sz w:val="20"/>
          <w:szCs w:val="20"/>
        </w:rPr>
        <w:t xml:space="preserve"> </w:t>
      </w:r>
      <w:r w:rsidR="031B4B91" w:rsidRPr="031B4B91">
        <w:rPr>
          <w:rFonts w:ascii="Arial" w:hAnsi="Arial" w:cs="Arial"/>
          <w:sz w:val="20"/>
          <w:szCs w:val="20"/>
        </w:rPr>
        <w:t>an</w:t>
      </w:r>
      <w:r w:rsidR="339D3CB8" w:rsidRPr="031B4B91">
        <w:rPr>
          <w:rFonts w:ascii="Arial" w:hAnsi="Arial" w:cs="Arial"/>
          <w:sz w:val="20"/>
          <w:szCs w:val="20"/>
        </w:rPr>
        <w:t xml:space="preserve"> </w:t>
      </w:r>
      <w:r w:rsidR="339D3CB8" w:rsidRPr="003B2415">
        <w:rPr>
          <w:rFonts w:ascii="Arial" w:eastAsia="Arial" w:hAnsi="Arial" w:cs="Arial"/>
          <w:color w:val="000000" w:themeColor="text1"/>
          <w:sz w:val="20"/>
          <w:szCs w:val="20"/>
        </w:rPr>
        <w:t xml:space="preserve">interesting </w:t>
      </w:r>
      <w:r w:rsidR="031B4B91" w:rsidRPr="031B4B91">
        <w:rPr>
          <w:rFonts w:ascii="Arial" w:hAnsi="Arial" w:cs="Arial"/>
          <w:sz w:val="20"/>
          <w:szCs w:val="20"/>
        </w:rPr>
        <w:t xml:space="preserve">question as to </w:t>
      </w:r>
      <w:r w:rsidR="339D3CB8" w:rsidRPr="003B2415">
        <w:rPr>
          <w:rFonts w:ascii="Arial" w:eastAsia="Arial" w:hAnsi="Arial" w:cs="Arial"/>
          <w:color w:val="000000" w:themeColor="text1"/>
          <w:sz w:val="20"/>
          <w:szCs w:val="20"/>
        </w:rPr>
        <w:t>how the brain combines information over multiple timescales to control instantaneous behavioral adjustments.</w:t>
      </w:r>
      <w:r w:rsidR="339D3CB8" w:rsidRPr="003B2415">
        <w:rPr>
          <w:rFonts w:ascii="Arial" w:hAnsi="Arial" w:cs="Arial"/>
          <w:sz w:val="20"/>
          <w:szCs w:val="20"/>
        </w:rPr>
        <w:t xml:space="preserve"> </w:t>
      </w:r>
      <w:r w:rsidR="00560636">
        <w:rPr>
          <w:rFonts w:ascii="Arial" w:hAnsi="Arial" w:cs="Arial"/>
          <w:sz w:val="20"/>
          <w:szCs w:val="20"/>
        </w:rPr>
        <w:t xml:space="preserve">This process </w:t>
      </w:r>
      <w:r w:rsidR="00BD56F2">
        <w:rPr>
          <w:rFonts w:ascii="Arial" w:hAnsi="Arial" w:cs="Arial"/>
          <w:sz w:val="20"/>
          <w:szCs w:val="20"/>
        </w:rPr>
        <w:t>is critically important</w:t>
      </w:r>
      <w:r w:rsidR="00807C27">
        <w:rPr>
          <w:rFonts w:ascii="Arial" w:hAnsi="Arial" w:cs="Arial"/>
          <w:sz w:val="20"/>
          <w:szCs w:val="20"/>
        </w:rPr>
        <w:t xml:space="preserve"> to normal brain function</w:t>
      </w:r>
      <w:r w:rsidR="00043C43">
        <w:rPr>
          <w:rFonts w:ascii="Arial" w:hAnsi="Arial" w:cs="Arial"/>
          <w:sz w:val="20"/>
          <w:szCs w:val="20"/>
        </w:rPr>
        <w:t xml:space="preserve">, </w:t>
      </w:r>
      <w:r w:rsidR="00B87F51">
        <w:rPr>
          <w:rFonts w:ascii="Arial" w:hAnsi="Arial" w:cs="Arial"/>
          <w:sz w:val="20"/>
          <w:szCs w:val="20"/>
        </w:rPr>
        <w:t>and</w:t>
      </w:r>
      <w:r w:rsidR="00043C43">
        <w:rPr>
          <w:rFonts w:ascii="Arial" w:hAnsi="Arial" w:cs="Arial"/>
          <w:sz w:val="20"/>
          <w:szCs w:val="20"/>
        </w:rPr>
        <w:t xml:space="preserve"> disorders </w:t>
      </w:r>
      <w:r w:rsidR="00443992">
        <w:rPr>
          <w:rFonts w:ascii="Arial" w:hAnsi="Arial" w:cs="Arial"/>
          <w:sz w:val="20"/>
          <w:szCs w:val="20"/>
        </w:rPr>
        <w:t>that impair</w:t>
      </w:r>
      <w:r w:rsidR="339D3CB8" w:rsidRPr="003B2415">
        <w:rPr>
          <w:rFonts w:ascii="Arial" w:hAnsi="Arial" w:cs="Arial"/>
          <w:sz w:val="20"/>
          <w:szCs w:val="20"/>
        </w:rPr>
        <w:t xml:space="preserve"> </w:t>
      </w:r>
      <w:r w:rsidR="004042E0">
        <w:rPr>
          <w:rFonts w:ascii="Arial" w:hAnsi="Arial" w:cs="Arial"/>
          <w:sz w:val="20"/>
          <w:szCs w:val="20"/>
        </w:rPr>
        <w:t>it</w:t>
      </w:r>
      <w:r w:rsidR="339D3CB8" w:rsidRPr="003B2415">
        <w:rPr>
          <w:rFonts w:ascii="Arial" w:hAnsi="Arial" w:cs="Arial"/>
          <w:sz w:val="20"/>
          <w:szCs w:val="20"/>
        </w:rPr>
        <w:t xml:space="preserve"> </w:t>
      </w:r>
      <w:r w:rsidR="00A20A03" w:rsidRPr="003B2415">
        <w:rPr>
          <w:rFonts w:ascii="Arial" w:hAnsi="Arial" w:cs="Arial"/>
          <w:sz w:val="20"/>
          <w:szCs w:val="20"/>
        </w:rPr>
        <w:t xml:space="preserve">seriously </w:t>
      </w:r>
      <w:r w:rsidR="339D3CB8" w:rsidRPr="003B2415">
        <w:rPr>
          <w:rFonts w:ascii="Arial" w:hAnsi="Arial" w:cs="Arial"/>
          <w:sz w:val="20"/>
          <w:szCs w:val="20"/>
        </w:rPr>
        <w:t>deteriorate quality of life</w:t>
      </w:r>
      <w:r w:rsidR="00EE405F">
        <w:rPr>
          <w:rFonts w:ascii="Arial" w:hAnsi="Arial" w:cs="Arial"/>
          <w:sz w:val="20"/>
          <w:szCs w:val="20"/>
        </w:rPr>
        <w:t xml:space="preserve">, </w:t>
      </w:r>
      <w:r w:rsidR="00D0109D">
        <w:rPr>
          <w:rFonts w:ascii="Arial" w:hAnsi="Arial" w:cs="Arial"/>
          <w:sz w:val="20"/>
          <w:szCs w:val="20"/>
        </w:rPr>
        <w:t xml:space="preserve">either through </w:t>
      </w:r>
      <w:r w:rsidR="339D3CB8" w:rsidRPr="003B2415">
        <w:rPr>
          <w:rFonts w:ascii="Arial" w:hAnsi="Arial" w:cs="Arial"/>
          <w:sz w:val="20"/>
          <w:szCs w:val="20"/>
        </w:rPr>
        <w:t>erratic</w:t>
      </w:r>
      <w:r w:rsidR="00D0109D">
        <w:rPr>
          <w:rFonts w:ascii="Arial" w:hAnsi="Arial" w:cs="Arial"/>
          <w:sz w:val="20"/>
          <w:szCs w:val="20"/>
        </w:rPr>
        <w:t xml:space="preserve"> and</w:t>
      </w:r>
      <w:r w:rsidR="339D3CB8" w:rsidRPr="003B2415">
        <w:rPr>
          <w:rFonts w:ascii="Arial" w:hAnsi="Arial" w:cs="Arial"/>
          <w:sz w:val="20"/>
          <w:szCs w:val="20"/>
        </w:rPr>
        <w:t xml:space="preserve"> perseverative behavior</w:t>
      </w:r>
      <w:r w:rsidR="00D0109D">
        <w:rPr>
          <w:rFonts w:ascii="Arial" w:hAnsi="Arial" w:cs="Arial"/>
          <w:sz w:val="20"/>
          <w:szCs w:val="20"/>
        </w:rPr>
        <w:t xml:space="preserve">s </w:t>
      </w:r>
      <w:r w:rsidR="003800CA">
        <w:rPr>
          <w:rFonts w:ascii="Arial" w:hAnsi="Arial" w:cs="Arial"/>
          <w:sz w:val="20"/>
          <w:szCs w:val="20"/>
        </w:rPr>
        <w:t>reflecting a lack of control</w:t>
      </w:r>
      <w:r w:rsidR="339D3CB8" w:rsidRPr="003B2415">
        <w:rPr>
          <w:rFonts w:ascii="Arial" w:hAnsi="Arial" w:cs="Arial"/>
          <w:sz w:val="20"/>
          <w:szCs w:val="20"/>
        </w:rPr>
        <w:t xml:space="preserve">, </w:t>
      </w:r>
      <w:r w:rsidR="003800CA">
        <w:rPr>
          <w:rFonts w:ascii="Arial" w:hAnsi="Arial" w:cs="Arial"/>
          <w:sz w:val="20"/>
          <w:szCs w:val="20"/>
        </w:rPr>
        <w:t xml:space="preserve">or through disabling compulsions </w:t>
      </w:r>
      <w:r w:rsidR="00751557">
        <w:rPr>
          <w:rFonts w:ascii="Arial" w:hAnsi="Arial" w:cs="Arial"/>
          <w:sz w:val="20"/>
          <w:szCs w:val="20"/>
        </w:rPr>
        <w:t>and checking behaviors reflecting a</w:t>
      </w:r>
      <w:r w:rsidR="006A17A6">
        <w:rPr>
          <w:rFonts w:ascii="Arial" w:hAnsi="Arial" w:cs="Arial"/>
          <w:sz w:val="20"/>
          <w:szCs w:val="20"/>
        </w:rPr>
        <w:t xml:space="preserve"> hyperactive and misdirected control system</w:t>
      </w:r>
      <w:r w:rsidR="339D3CB8" w:rsidRPr="003B2415">
        <w:rPr>
          <w:rFonts w:ascii="Arial" w:hAnsi="Arial" w:cs="Arial"/>
          <w:sz w:val="20"/>
          <w:szCs w:val="20"/>
        </w:rPr>
        <w:t xml:space="preserve"> </w:t>
      </w:r>
      <w:r w:rsidR="00875B44">
        <w:rPr>
          <w:rFonts w:ascii="Arial" w:hAnsi="Arial" w:cs="Arial"/>
          <w:sz w:val="20"/>
          <w:szCs w:val="20"/>
        </w:rPr>
        <w:fldChar w:fldCharType="begin"/>
      </w:r>
      <w:r w:rsidR="002A7213">
        <w:rPr>
          <w:rFonts w:ascii="Arial" w:hAnsi="Arial" w:cs="Arial"/>
          <w:sz w:val="20"/>
          <w:szCs w:val="20"/>
        </w:rPr>
        <w:instrText xml:space="preserve"> ADDIN EN.CITE &lt;EndNote&gt;&lt;Cite&gt;&lt;Author&gt;Endrass&lt;/Author&gt;&lt;Year&gt;2014&lt;/Year&gt;&lt;RecNum&gt;196&lt;/RecNum&gt;&lt;DisplayText&gt;&lt;style face="superscript"&gt;27&lt;/style&gt;&lt;/DisplayText&gt;&lt;record&gt;&lt;rec-number&gt;196&lt;/rec-number&gt;&lt;foreign-keys&gt;&lt;key app="EN" db-id="xrp5dt9p9p0rr9exz935twzaeaveax2asdvx" timestamp="1730722936"&gt;196&lt;/key&gt;&lt;/foreign-keys&gt;&lt;ref-type name="Journal Article"&gt;17&lt;/ref-type&gt;&lt;contributors&gt;&lt;authors&gt;&lt;author&gt;Endrass, T.&lt;/author&gt;&lt;author&gt;Ullsperger, M.&lt;/author&gt;&lt;/authors&gt;&lt;/contributors&gt;&lt;auth-address&gt;Otto-von-Guericke University, Institute of Psychology II, Magdeburg, Germany; Center for Behavioral Brain Sciences, Magdeburg, Germany. Electronic address: endrass@gmail.com.&amp;#xD;Otto-von-Guericke University, Institute of Psychology II, Magdeburg, Germany; Center for Behavioral Brain Sciences, Magdeburg, Germany; Radboud University Nijmegen, Donders Institute for Brain, Cognition and Behaviour, Nijmegen, The Netherlands.&lt;/auth-address&gt;&lt;titles&gt;&lt;title&gt;Specificity of performance monitoring changes in obsessive-compulsive disorder&lt;/title&gt;&lt;secondary-title&gt;Neurosci Biobehav Rev&lt;/secondary-title&gt;&lt;/titles&gt;&lt;periodical&gt;&lt;full-title&gt;Neurosci Biobehav Rev&lt;/full-title&gt;&lt;/periodical&gt;&lt;pages&gt;124-38&lt;/pages&gt;&lt;volume&gt;46 Pt 1&lt;/volume&gt;&lt;edition&gt;20140418&lt;/edition&gt;&lt;keywords&gt;&lt;keyword&gt;Anxiety Disorders/*physiopathology/psychology&lt;/keyword&gt;&lt;keyword&gt;Brain/*physiopathology&lt;/keyword&gt;&lt;keyword&gt;*Brain Mapping&lt;/keyword&gt;&lt;keyword&gt;Evoked Potentials/*physiology&lt;/keyword&gt;&lt;keyword&gt;Humans&lt;/keyword&gt;&lt;keyword&gt;Neuropsychological Tests&lt;/keyword&gt;&lt;keyword&gt;Obsessive-Compulsive Disorder/*physiopathology/psychology&lt;/keyword&gt;&lt;keyword&gt;Biomarker&lt;/keyword&gt;&lt;keyword&gt;Ern&lt;/keyword&gt;&lt;keyword&gt;Ocd&lt;/keyword&gt;&lt;keyword&gt;Performance monitoring&lt;/keyword&gt;&lt;keyword&gt;Specificity&lt;/keyword&gt;&lt;/keywords&gt;&lt;dates&gt;&lt;year&gt;2014&lt;/year&gt;&lt;pub-dates&gt;&lt;date&gt;Oct&lt;/date&gt;&lt;/pub-dates&gt;&lt;/dates&gt;&lt;isbn&gt;0149-7634&lt;/isbn&gt;&lt;accession-num&gt;24747486&lt;/accession-num&gt;&lt;urls&gt;&lt;/urls&gt;&lt;electronic-resource-num&gt;10.1016/j.neubiorev.2014.03.024&lt;/electronic-resource-num&gt;&lt;remote-database-provider&gt;NLM&lt;/remote-database-provider&gt;&lt;language&gt;eng&lt;/language&gt;&lt;/record&gt;&lt;/Cite&gt;&lt;/EndNote&gt;</w:instrText>
      </w:r>
      <w:r w:rsidR="00875B44">
        <w:rPr>
          <w:rFonts w:ascii="Arial" w:hAnsi="Arial" w:cs="Arial"/>
          <w:sz w:val="20"/>
          <w:szCs w:val="20"/>
        </w:rPr>
        <w:fldChar w:fldCharType="separate"/>
      </w:r>
      <w:r w:rsidR="002A7213" w:rsidRPr="002A7213">
        <w:rPr>
          <w:rFonts w:ascii="Arial" w:hAnsi="Arial" w:cs="Arial"/>
          <w:noProof/>
          <w:sz w:val="20"/>
          <w:szCs w:val="20"/>
          <w:vertAlign w:val="superscript"/>
        </w:rPr>
        <w:t>27</w:t>
      </w:r>
      <w:r w:rsidR="00875B44">
        <w:rPr>
          <w:rFonts w:ascii="Arial" w:hAnsi="Arial" w:cs="Arial"/>
          <w:sz w:val="20"/>
          <w:szCs w:val="20"/>
        </w:rPr>
        <w:fldChar w:fldCharType="end"/>
      </w:r>
      <w:r w:rsidR="339D3CB8" w:rsidRPr="00487CB6">
        <w:rPr>
          <w:rFonts w:ascii="Arial" w:hAnsi="Arial" w:cs="Arial"/>
          <w:sz w:val="20"/>
          <w:szCs w:val="20"/>
        </w:rPr>
        <w:t>.</w:t>
      </w:r>
    </w:p>
    <w:p w14:paraId="77EA0B73" w14:textId="77777777" w:rsidR="003F4FA5" w:rsidRPr="00D5030A" w:rsidRDefault="003F4FA5" w:rsidP="00D5030A">
      <w:pPr>
        <w:spacing w:before="165" w:after="165"/>
        <w:contextualSpacing/>
        <w:jc w:val="both"/>
        <w:rPr>
          <w:rFonts w:ascii="Arial" w:hAnsi="Arial" w:cs="Arial"/>
          <w:sz w:val="10"/>
          <w:szCs w:val="10"/>
        </w:rPr>
      </w:pPr>
    </w:p>
    <w:p w14:paraId="1F8C9EB2" w14:textId="07BAEF1B" w:rsidR="000D6699" w:rsidRDefault="4FAAD9C4" w:rsidP="00D5030A">
      <w:pPr>
        <w:jc w:val="both"/>
        <w:rPr>
          <w:rFonts w:ascii="Arial" w:eastAsia="Arial" w:hAnsi="Arial" w:cs="Arial"/>
          <w:color w:val="000000" w:themeColor="text1"/>
          <w:sz w:val="20"/>
          <w:szCs w:val="20"/>
        </w:rPr>
      </w:pPr>
      <w:r w:rsidRPr="00487CB6">
        <w:rPr>
          <w:rFonts w:ascii="Arial" w:hAnsi="Arial" w:cs="Arial"/>
          <w:sz w:val="20"/>
          <w:szCs w:val="20"/>
        </w:rPr>
        <w:t xml:space="preserve">Despite general agreement that cognitive control is an important function performed by the brain, there is no consensus on what, exactly, the neural mechanisms of cognitive control are, or even whether different controlled processes are executed through a common mechanism. </w:t>
      </w:r>
      <w:r w:rsidR="038066BF" w:rsidRPr="038066BF">
        <w:rPr>
          <w:rFonts w:ascii="Arial" w:eastAsia="Arial" w:hAnsi="Arial" w:cs="Arial"/>
          <w:color w:val="000000" w:themeColor="text1"/>
          <w:sz w:val="20"/>
          <w:szCs w:val="20"/>
        </w:rPr>
        <w:t xml:space="preserve">Much of the debate centered on attempts to explain the activation of brain activity in </w:t>
      </w:r>
      <w:r w:rsidR="008912A6">
        <w:rPr>
          <w:rFonts w:ascii="Arial" w:eastAsia="Arial" w:hAnsi="Arial" w:cs="Arial"/>
          <w:color w:val="000000" w:themeColor="text1"/>
          <w:sz w:val="20"/>
          <w:szCs w:val="20"/>
        </w:rPr>
        <w:t xml:space="preserve">posterior </w:t>
      </w:r>
      <w:r w:rsidR="038066BF" w:rsidRPr="038066BF">
        <w:rPr>
          <w:rFonts w:ascii="Arial" w:eastAsia="Arial" w:hAnsi="Arial" w:cs="Arial"/>
          <w:color w:val="000000" w:themeColor="text1"/>
          <w:sz w:val="20"/>
          <w:szCs w:val="20"/>
        </w:rPr>
        <w:t>medial frontal cortical (</w:t>
      </w:r>
      <w:proofErr w:type="spellStart"/>
      <w:r w:rsidR="038066BF" w:rsidRPr="038066BF">
        <w:rPr>
          <w:rFonts w:ascii="Arial" w:eastAsia="Arial" w:hAnsi="Arial" w:cs="Arial"/>
          <w:color w:val="000000" w:themeColor="text1"/>
          <w:sz w:val="20"/>
          <w:szCs w:val="20"/>
        </w:rPr>
        <w:t>pMFC</w:t>
      </w:r>
      <w:proofErr w:type="spellEnd"/>
      <w:r w:rsidR="038066BF" w:rsidRPr="038066BF">
        <w:rPr>
          <w:rFonts w:ascii="Arial" w:eastAsia="Arial" w:hAnsi="Arial" w:cs="Arial"/>
          <w:color w:val="000000" w:themeColor="text1"/>
          <w:sz w:val="20"/>
          <w:szCs w:val="20"/>
        </w:rPr>
        <w:t xml:space="preserve">) regions that are typically activated in tasks and conditions that demand controlled processing and performance monitoring </w:t>
      </w:r>
      <w:r w:rsidR="00595E34">
        <w:rPr>
          <w:rFonts w:ascii="Arial" w:eastAsia="Arial" w:hAnsi="Arial" w:cs="Arial"/>
          <w:color w:val="000000" w:themeColor="text1"/>
          <w:sz w:val="20"/>
          <w:szCs w:val="20"/>
        </w:rPr>
        <w:fldChar w:fldCharType="begin">
          <w:fldData xml:space="preserve">PEVuZE5vdGU+PENpdGU+PEF1dGhvcj5GdTwvQXV0aG9yPjxZZWFyPjIwMjI8L1llYXI+PFJlY051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</w:fldData>
        </w:fldChar>
      </w:r>
      <w:r w:rsidR="00487CB6">
        <w:rPr>
          <w:rFonts w:ascii="Arial" w:eastAsia="Arial" w:hAnsi="Arial" w:cs="Arial"/>
          <w:color w:val="000000" w:themeColor="text1"/>
          <w:sz w:val="20"/>
          <w:szCs w:val="20"/>
        </w:rPr>
        <w:instrText xml:space="preserve"> ADDIN EN.CITE </w:instrText>
      </w:r>
      <w:r w:rsidR="00487CB6">
        <w:rPr>
          <w:rFonts w:ascii="Arial" w:eastAsia="Arial" w:hAnsi="Arial" w:cs="Arial"/>
          <w:color w:val="000000" w:themeColor="text1"/>
          <w:sz w:val="20"/>
          <w:szCs w:val="20"/>
        </w:rPr>
        <w:fldChar w:fldCharType="begin">
          <w:fldData xml:space="preserve">PEVuZE5vdGU+PENpdGU+PEF1dGhvcj5GdTwvQXV0aG9yPjxZZWFyPjIwMjI8L1llYXI+PFJlY051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</w:fldData>
        </w:fldChar>
      </w:r>
      <w:r w:rsidR="00487CB6">
        <w:rPr>
          <w:rFonts w:ascii="Arial" w:eastAsia="Arial" w:hAnsi="Arial" w:cs="Arial"/>
          <w:color w:val="000000" w:themeColor="text1"/>
          <w:sz w:val="20"/>
          <w:szCs w:val="20"/>
        </w:rPr>
        <w:instrText xml:space="preserve"> ADDIN EN.CITE.DATA </w:instrText>
      </w:r>
      <w:r w:rsidR="00487CB6">
        <w:rPr>
          <w:rFonts w:ascii="Arial" w:eastAsia="Arial" w:hAnsi="Arial" w:cs="Arial"/>
          <w:color w:val="000000" w:themeColor="text1"/>
          <w:sz w:val="20"/>
          <w:szCs w:val="20"/>
        </w:rPr>
      </w:r>
      <w:r w:rsidR="00487CB6">
        <w:rPr>
          <w:rFonts w:ascii="Arial" w:eastAsia="Arial" w:hAnsi="Arial" w:cs="Arial"/>
          <w:color w:val="000000" w:themeColor="text1"/>
          <w:sz w:val="20"/>
          <w:szCs w:val="20"/>
        </w:rPr>
        <w:fldChar w:fldCharType="end"/>
      </w:r>
      <w:r w:rsidR="00595E34">
        <w:rPr>
          <w:rFonts w:ascii="Arial" w:eastAsia="Arial" w:hAnsi="Arial" w:cs="Arial"/>
          <w:color w:val="000000" w:themeColor="text1"/>
          <w:sz w:val="20"/>
          <w:szCs w:val="20"/>
        </w:rPr>
      </w:r>
      <w:r w:rsidR="00595E34">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1,31,32,33,45,64,68,73,82</w:t>
      </w:r>
      <w:r w:rsidR="00595E34">
        <w:rPr>
          <w:rFonts w:ascii="Arial" w:eastAsia="Arial" w:hAnsi="Arial" w:cs="Arial"/>
          <w:color w:val="000000" w:themeColor="text1"/>
          <w:sz w:val="20"/>
          <w:szCs w:val="20"/>
        </w:rPr>
        <w:fldChar w:fldCharType="end"/>
      </w:r>
      <w:r w:rsidR="038066BF" w:rsidRPr="038066BF">
        <w:rPr>
          <w:rFonts w:ascii="Arial" w:eastAsia="Arial" w:hAnsi="Arial" w:cs="Arial"/>
          <w:color w:val="000000" w:themeColor="text1"/>
          <w:sz w:val="20"/>
          <w:szCs w:val="20"/>
        </w:rPr>
        <w:t xml:space="preserve">. Theories convergently assume that </w:t>
      </w:r>
      <w:proofErr w:type="spellStart"/>
      <w:r w:rsidR="038066BF" w:rsidRPr="038066BF">
        <w:rPr>
          <w:rFonts w:ascii="Arial" w:eastAsia="Arial" w:hAnsi="Arial" w:cs="Arial"/>
          <w:color w:val="000000" w:themeColor="text1"/>
          <w:sz w:val="20"/>
          <w:szCs w:val="20"/>
        </w:rPr>
        <w:t>pMFC</w:t>
      </w:r>
      <w:proofErr w:type="spellEnd"/>
      <w:r w:rsidR="038066BF" w:rsidRPr="038066BF">
        <w:rPr>
          <w:rFonts w:ascii="Arial" w:eastAsia="Arial" w:hAnsi="Arial" w:cs="Arial"/>
          <w:color w:val="000000" w:themeColor="text1"/>
          <w:sz w:val="20"/>
          <w:szCs w:val="20"/>
        </w:rPr>
        <w:t xml:space="preserve"> activity indicates the necessity, magnitude and perhaps even the type of adaptation needed for goal achievement and action outcome optimization, but it is </w:t>
      </w:r>
      <w:r w:rsidR="038066BF" w:rsidRPr="006A0173">
        <w:rPr>
          <w:rFonts w:ascii="Arial" w:eastAsia="Arial" w:hAnsi="Arial" w:cs="Arial"/>
          <w:color w:val="000000" w:themeColor="text1"/>
          <w:sz w:val="20"/>
          <w:szCs w:val="20"/>
        </w:rPr>
        <w:t xml:space="preserve">debated what signals are represented and how they </w:t>
      </w:r>
      <w:r w:rsidR="00DB0FEC">
        <w:rPr>
          <w:rFonts w:ascii="Arial" w:eastAsia="Arial" w:hAnsi="Arial" w:cs="Arial"/>
          <w:color w:val="000000" w:themeColor="text1"/>
          <w:sz w:val="20"/>
          <w:szCs w:val="20"/>
        </w:rPr>
        <w:t>facilitate</w:t>
      </w:r>
      <w:r w:rsidR="038066BF" w:rsidRPr="006A0173">
        <w:rPr>
          <w:rFonts w:ascii="Arial" w:eastAsia="Arial" w:hAnsi="Arial" w:cs="Arial"/>
          <w:color w:val="000000" w:themeColor="text1"/>
          <w:sz w:val="20"/>
          <w:szCs w:val="20"/>
        </w:rPr>
        <w:t xml:space="preserve"> adaptation. Most widely accepted theories are based on principles of reinforcement learning and response conflict monitoring. For example, in the response conflict monitoring theory </w:t>
      </w:r>
      <w:r w:rsidR="0076795D">
        <w:rPr>
          <w:rFonts w:ascii="Arial" w:eastAsia="Arial" w:hAnsi="Arial" w:cs="Arial"/>
          <w:color w:val="000000" w:themeColor="text1"/>
          <w:sz w:val="20"/>
          <w:szCs w:val="20"/>
        </w:rPr>
        <w:fldChar w:fldCharType="begin"/>
      </w:r>
      <w:r w:rsidR="00487CB6">
        <w:rPr>
          <w:rFonts w:ascii="Arial" w:eastAsia="Arial" w:hAnsi="Arial" w:cs="Arial"/>
          <w:color w:val="000000" w:themeColor="text1"/>
          <w:sz w:val="20"/>
          <w:szCs w:val="20"/>
        </w:rPr>
        <w:instrText xml:space="preserve"> ADDIN EN.CITE &lt;EndNote&gt;&lt;Cite&gt;&lt;Author&gt;Botvinick&lt;/Author&gt;&lt;Year&gt;2001&lt;/Year&gt;&lt;RecNum&gt;197&lt;/RecNum&gt;&lt;DisplayText&gt;&lt;style face="superscript"&gt;6&lt;/style&gt;&lt;/DisplayText&gt;&lt;record&gt;&lt;rec-number&gt;197&lt;/rec-number&gt;&lt;foreign-keys&gt;&lt;key app="EN" db-id="xrp5dt9p9p0rr9exz935twzaeaveax2asdvx" timestamp="1730724471"&gt;197&lt;/key&gt;&lt;/foreign-keys&gt;&lt;ref-type name="Journal Article"&gt;17&lt;/ref-type&gt;&lt;contributors&gt;&lt;authors&gt;&lt;author&gt;Botvinick, M. M.&lt;/author&gt;&lt;author&gt;Braver, T. S.&lt;/author&gt;&lt;author&gt;Barch, D. M.&lt;/author&gt;&lt;author&gt;Carter, C. S.&lt;/author&gt;&lt;author&gt;Cohen, J. D.&lt;/author&gt;&lt;/authors&gt;&lt;/contributors&gt;&lt;auth-address&gt;Department of Psychology, Carnegie Mellon University, Pennsylvania, USA. mmb@cnbc.cmu.edu&lt;/auth-address&gt;&lt;titles&gt;&lt;title&gt;Conflict monitoring and cognitive control&lt;/title&gt;&lt;secondary-title&gt;Psychol Rev&lt;/secondary-title&gt;&lt;/titles&gt;&lt;periodical&gt;&lt;full-title&gt;Psychol Rev&lt;/full-title&gt;&lt;/periodical&gt;&lt;pages&gt;624-52&lt;/pages&gt;&lt;volume&gt;108&lt;/volume&gt;&lt;number&gt;3&lt;/number&gt;&lt;keywords&gt;&lt;keyword&gt;Cognition/*physiology&lt;/keyword&gt;&lt;keyword&gt;Cognitive Science&lt;/keyword&gt;&lt;keyword&gt;Computer Simulation&lt;/keyword&gt;&lt;keyword&gt;*Conflict, Psychological&lt;/keyword&gt;&lt;keyword&gt;Frontal Lobe/*physiology&lt;/keyword&gt;&lt;keyword&gt;Humans&lt;/keyword&gt;&lt;keyword&gt;Models, Psychological&lt;/keyword&gt;&lt;keyword&gt;Neuropsychology&lt;/keyword&gt;&lt;/keywords&gt;&lt;dates&gt;&lt;year&gt;2001&lt;/year&gt;&lt;pub-dates&gt;&lt;date&gt;Jul&lt;/date&gt;&lt;/pub-dates&gt;&lt;/dates&gt;&lt;isbn&gt;0033-295X (Print)&amp;#xD;0033-295x&lt;/isbn&gt;&lt;accession-num&gt;11488380&lt;/accession-num&gt;&lt;urls&gt;&lt;/urls&gt;&lt;electronic-resource-num&gt;10.1037/0033-295x.108.3.624&lt;/electronic-resource-num&gt;&lt;remote-database-provider&gt;NLM&lt;/remote-database-provider&gt;&lt;language&gt;eng&lt;/language&gt;&lt;/record&gt;&lt;/Cite&gt;&lt;/EndNote&gt;</w:instrText>
      </w:r>
      <w:r w:rsidR="0076795D">
        <w:rPr>
          <w:rFonts w:ascii="Arial" w:eastAsia="Arial" w:hAnsi="Arial" w:cs="Arial"/>
          <w:color w:val="000000" w:themeColor="text1"/>
          <w:sz w:val="20"/>
          <w:szCs w:val="20"/>
        </w:rPr>
        <w:fldChar w:fldCharType="separate"/>
      </w:r>
      <w:r w:rsidR="00487CB6" w:rsidRPr="00487CB6">
        <w:rPr>
          <w:rFonts w:ascii="Arial" w:eastAsia="Arial" w:hAnsi="Arial" w:cs="Arial"/>
          <w:noProof/>
          <w:color w:val="000000" w:themeColor="text1"/>
          <w:sz w:val="20"/>
          <w:szCs w:val="20"/>
          <w:vertAlign w:val="superscript"/>
        </w:rPr>
        <w:t>6</w:t>
      </w:r>
      <w:r w:rsidR="0076795D">
        <w:rPr>
          <w:rFonts w:ascii="Arial" w:eastAsia="Arial" w:hAnsi="Arial" w:cs="Arial"/>
          <w:color w:val="000000" w:themeColor="text1"/>
          <w:sz w:val="20"/>
          <w:szCs w:val="20"/>
        </w:rPr>
        <w:fldChar w:fldCharType="end"/>
      </w:r>
      <w:r w:rsidR="0076795D">
        <w:rPr>
          <w:rFonts w:ascii="Arial" w:eastAsia="Arial" w:hAnsi="Arial" w:cs="Arial"/>
          <w:color w:val="000000" w:themeColor="text1"/>
          <w:sz w:val="20"/>
          <w:szCs w:val="20"/>
        </w:rPr>
        <w:t xml:space="preserve"> </w:t>
      </w:r>
      <w:r w:rsidR="038066BF" w:rsidRPr="006A0173">
        <w:rPr>
          <w:rFonts w:ascii="Arial" w:eastAsia="Arial" w:hAnsi="Arial" w:cs="Arial"/>
          <w:color w:val="000000" w:themeColor="text1"/>
          <w:sz w:val="20"/>
          <w:szCs w:val="20"/>
        </w:rPr>
        <w:t xml:space="preserve">neurons in the </w:t>
      </w:r>
      <w:proofErr w:type="spellStart"/>
      <w:r w:rsidR="038066BF" w:rsidRPr="006A0173">
        <w:rPr>
          <w:rFonts w:ascii="Arial" w:eastAsia="Arial" w:hAnsi="Arial" w:cs="Arial"/>
          <w:color w:val="000000" w:themeColor="text1"/>
          <w:sz w:val="20"/>
          <w:szCs w:val="20"/>
        </w:rPr>
        <w:t>pMFC</w:t>
      </w:r>
      <w:proofErr w:type="spellEnd"/>
      <w:r w:rsidR="038066BF" w:rsidRPr="006A0173">
        <w:rPr>
          <w:rFonts w:ascii="Arial" w:eastAsia="Arial" w:hAnsi="Arial" w:cs="Arial"/>
          <w:color w:val="000000" w:themeColor="text1"/>
          <w:sz w:val="20"/>
          <w:szCs w:val="20"/>
        </w:rPr>
        <w:t xml:space="preserve"> are positioned as conflict detectors that are assumed to recruit cognitive control processes and fast erroneous responses are a special case of high response conflict</w:t>
      </w:r>
      <w:r w:rsidR="038066BF" w:rsidDel="00E30E40">
        <w:rPr>
          <w:rFonts w:ascii="Arial" w:eastAsia="Arial" w:hAnsi="Arial" w:cs="Arial"/>
          <w:color w:val="000000" w:themeColor="text1"/>
          <w:sz w:val="20"/>
          <w:szCs w:val="20"/>
        </w:rPr>
        <w:t xml:space="preserve"> </w:t>
      </w:r>
      <w:r w:rsidR="00E30E40">
        <w:rPr>
          <w:rFonts w:ascii="Arial" w:eastAsia="Arial" w:hAnsi="Arial" w:cs="Arial"/>
          <w:color w:val="000000" w:themeColor="text1"/>
          <w:sz w:val="20"/>
          <w:szCs w:val="20"/>
        </w:rPr>
        <w:fldChar w:fldCharType="begin"/>
      </w:r>
      <w:r w:rsidR="00487CB6">
        <w:rPr>
          <w:rFonts w:ascii="Arial" w:eastAsia="Arial" w:hAnsi="Arial" w:cs="Arial"/>
          <w:color w:val="000000" w:themeColor="text1"/>
          <w:sz w:val="20"/>
          <w:szCs w:val="20"/>
        </w:rPr>
        <w:instrText xml:space="preserve"> ADDIN EN.CITE &lt;EndNote&gt;&lt;Cite&gt;&lt;Author&gt;Carter&lt;/Author&gt;&lt;Year&gt;1998&lt;/Year&gt;&lt;RecNum&gt;198&lt;/RecNum&gt;&lt;DisplayText&gt;&lt;style face="superscript"&gt;11&lt;/style&gt;&lt;/DisplayText&gt;&lt;record&gt;&lt;rec-number&gt;198&lt;/rec-number&gt;&lt;foreign-keys&gt;&lt;key app="EN" db-id="xrp5dt9p9p0rr9exz935twzaeaveax2asdvx" timestamp="1730724664"&gt;198&lt;/key&gt;&lt;/foreign-keys&gt;&lt;ref-type name="Journal Article"&gt;17&lt;/ref-type&gt;&lt;contributors&gt;&lt;authors&gt;&lt;author&gt;Carter, C. S.&lt;/author&gt;&lt;author&gt;Braver, T. S.&lt;/author&gt;&lt;author&gt;Barch, D. M.&lt;/author&gt;&lt;author&gt;Botvinick, M. M.&lt;/author&gt;&lt;author&gt;Noll, D.&lt;/author&gt;&lt;author&gt;Cohen, J. D.&lt;/author&gt;&lt;/authors&gt;&lt;/contributors&gt;&lt;auth-address&gt;Western Psychiatric Institute and Clinic, School of Medicine, University of Pittsburgh, 3811 O&amp;apos;Hara Street, Pittsburgh, PA 15213, USA. cscarter+@pitt.edu&lt;/auth-address&gt;&lt;titles&gt;&lt;title&gt;Anterior cingulate cortex, error detection, and the online monitoring of performance&lt;/title&gt;&lt;secondary-title&gt;Science&lt;/secondary-title&gt;&lt;/titles&gt;&lt;periodical&gt;&lt;full-title&gt;Science&lt;/full-title&gt;&lt;/periodical&gt;&lt;pages&gt;747-9&lt;/pages&gt;&lt;volume&gt;280&lt;/volume&gt;&lt;number&gt;5364&lt;/number&gt;&lt;keywords&gt;&lt;keyword&gt;Brain Mapping&lt;/keyword&gt;&lt;keyword&gt;Cognition/*physiology&lt;/keyword&gt;&lt;keyword&gt;Frontal Lobe/*physiology&lt;/keyword&gt;&lt;keyword&gt;Gyrus Cinguli/*physiology&lt;/keyword&gt;&lt;keyword&gt;Humans&lt;/keyword&gt;&lt;keyword&gt;Magnetic Resonance Imaging&lt;/keyword&gt;&lt;/keywords&gt;&lt;dates&gt;&lt;year&gt;1998&lt;/year&gt;&lt;pub-dates&gt;&lt;date&gt;May 1&lt;/date&gt;&lt;/pub-dates&gt;&lt;/dates&gt;&lt;isbn&gt;0036-8075 (Print)&amp;#xD;0036-8075&lt;/isbn&gt;&lt;accession-num&gt;9563953&lt;/accession-num&gt;&lt;urls&gt;&lt;/urls&gt;&lt;electronic-resource-num&gt;10.1126/science.280.5364.747&lt;/electronic-resource-num&gt;&lt;remote-database-provider&gt;NLM&lt;/remote-database-provider&gt;&lt;language&gt;eng&lt;/language&gt;&lt;/record&gt;&lt;/Cite&gt;&lt;/EndNote&gt;</w:instrText>
      </w:r>
      <w:r w:rsidR="00E30E40">
        <w:rPr>
          <w:rFonts w:ascii="Arial" w:eastAsia="Arial" w:hAnsi="Arial" w:cs="Arial"/>
          <w:color w:val="000000" w:themeColor="text1"/>
          <w:sz w:val="20"/>
          <w:szCs w:val="20"/>
        </w:rPr>
        <w:fldChar w:fldCharType="separate"/>
      </w:r>
      <w:r w:rsidR="00487CB6" w:rsidRPr="00487CB6">
        <w:rPr>
          <w:rFonts w:ascii="Arial" w:eastAsia="Arial" w:hAnsi="Arial" w:cs="Arial"/>
          <w:noProof/>
          <w:color w:val="000000" w:themeColor="text1"/>
          <w:sz w:val="20"/>
          <w:szCs w:val="20"/>
          <w:vertAlign w:val="superscript"/>
        </w:rPr>
        <w:t>11</w:t>
      </w:r>
      <w:r w:rsidR="00E30E40">
        <w:rPr>
          <w:rFonts w:ascii="Arial" w:eastAsia="Arial" w:hAnsi="Arial" w:cs="Arial"/>
          <w:color w:val="000000" w:themeColor="text1"/>
          <w:sz w:val="20"/>
          <w:szCs w:val="20"/>
        </w:rPr>
        <w:fldChar w:fldCharType="end"/>
      </w:r>
      <w:r w:rsidR="038066BF" w:rsidRPr="006A0173">
        <w:rPr>
          <w:rFonts w:ascii="Arial" w:eastAsia="Arial" w:hAnsi="Arial" w:cs="Arial"/>
          <w:color w:val="000000" w:themeColor="text1"/>
          <w:sz w:val="20"/>
          <w:szCs w:val="20"/>
        </w:rPr>
        <w:t xml:space="preserve">. While on correct trials involving response conflict the conflict is maximal before the response, on errors resulting from (prematurely) executing the incorrect response tendency the response conflict is largest after the response </w:t>
      </w:r>
      <w:r w:rsidR="008C21D6">
        <w:rPr>
          <w:rFonts w:ascii="Arial" w:eastAsia="Arial" w:hAnsi="Arial" w:cs="Arial"/>
          <w:color w:val="000000" w:themeColor="text1"/>
          <w:sz w:val="20"/>
          <w:szCs w:val="20"/>
        </w:rPr>
        <w:fldChar w:fldCharType="begin"/>
      </w:r>
      <w:r w:rsidR="002A7213">
        <w:rPr>
          <w:rFonts w:ascii="Arial" w:eastAsia="Arial" w:hAnsi="Arial" w:cs="Arial"/>
          <w:color w:val="000000" w:themeColor="text1"/>
          <w:sz w:val="20"/>
          <w:szCs w:val="20"/>
        </w:rPr>
        <w:instrText xml:space="preserve"> ADDIN EN.CITE &lt;EndNote&gt;&lt;Cite&gt;&lt;Author&gt;Yeung&lt;/Author&gt;&lt;Year&gt;2004&lt;/Year&gt;&lt;RecNum&gt;200&lt;/RecNum&gt;&lt;DisplayText&gt;&lt;style face="superscript"&gt;88&lt;/style&gt;&lt;/DisplayText&gt;&lt;record&gt;&lt;rec-number&gt;200&lt;/rec-number&gt;&lt;foreign-keys&gt;&lt;key app="EN" db-id="xrp5dt9p9p0rr9exz935twzaeaveax2asdvx" timestamp="1730726534"&gt;200&lt;/key&gt;&lt;/foreign-keys&gt;&lt;ref-type name="Journal Article"&gt;17&lt;/ref-type&gt;&lt;contributors&gt;&lt;authors&gt;&lt;author&gt;Yeung, N.&lt;/author&gt;&lt;author&gt;Botvinick, M. M.&lt;/author&gt;&lt;author&gt;Cohen, J. D.&lt;/author&gt;&lt;/authors&gt;&lt;/contributors&gt;&lt;auth-address&gt;Department of Psychology.&amp;#xD;Department of Psychiatry.&lt;/auth-address&gt;&lt;titles&gt;&lt;title&gt;The neural basis of error detection: conflict monitoring and the error-related negativity&lt;/title&gt;&lt;secondary-title&gt;Psychol Rev&lt;/secondary-title&gt;&lt;/titles&gt;&lt;periodical&gt;&lt;full-title&gt;Psychol Rev&lt;/full-title&gt;&lt;/periodical&gt;&lt;pages&gt;931-959&lt;/pages&gt;&lt;volume&gt;111&lt;/volume&gt;&lt;number&gt;4&lt;/number&gt;&lt;keywords&gt;&lt;keyword&gt;Adolescent&lt;/keyword&gt;&lt;keyword&gt;Adult&lt;/keyword&gt;&lt;keyword&gt;Analysis of Variance&lt;/keyword&gt;&lt;keyword&gt;Brain Mapping&lt;/keyword&gt;&lt;keyword&gt;Computer Simulation&lt;/keyword&gt;&lt;keyword&gt;*Conflict, Psychological&lt;/keyword&gt;&lt;keyword&gt;Electroencephalography&lt;/keyword&gt;&lt;keyword&gt;Evoked Potentials/*physiology&lt;/keyword&gt;&lt;keyword&gt;Feedback, Psychological/*physiology&lt;/keyword&gt;&lt;keyword&gt;Female&lt;/keyword&gt;&lt;keyword&gt;Humans&lt;/keyword&gt;&lt;keyword&gt;Male&lt;/keyword&gt;&lt;keyword&gt;Models, Psychological&lt;/keyword&gt;&lt;keyword&gt;Reaction Time&lt;/keyword&gt;&lt;keyword&gt;Scalp&lt;/keyword&gt;&lt;/keywords&gt;&lt;dates&gt;&lt;year&gt;2004&lt;/year&gt;&lt;pub-dates&gt;&lt;date&gt;Oct&lt;/date&gt;&lt;/pub-dates&gt;&lt;/dates&gt;&lt;isbn&gt;0033-295X (Print)&amp;#xD;0033-295x&lt;/isbn&gt;&lt;accession-num&gt;15482068&lt;/accession-num&gt;&lt;urls&gt;&lt;/urls&gt;&lt;electronic-resource-num&gt;10.1037/0033-295x.111.4.939&lt;/electronic-resource-num&gt;&lt;remote-database-provider&gt;NLM&lt;/remote-database-provider&gt;&lt;language&gt;eng&lt;/language&gt;&lt;/record&gt;&lt;/Cite&gt;&lt;/EndNote&gt;</w:instrText>
      </w:r>
      <w:r w:rsidR="008C21D6">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88</w:t>
      </w:r>
      <w:r w:rsidR="008C21D6">
        <w:rPr>
          <w:rFonts w:ascii="Arial" w:eastAsia="Arial" w:hAnsi="Arial" w:cs="Arial"/>
          <w:color w:val="000000" w:themeColor="text1"/>
          <w:sz w:val="20"/>
          <w:szCs w:val="20"/>
        </w:rPr>
        <w:fldChar w:fldCharType="end"/>
      </w:r>
      <w:r w:rsidR="038066BF" w:rsidRPr="006A0173">
        <w:rPr>
          <w:rFonts w:ascii="Arial" w:eastAsia="Arial" w:hAnsi="Arial" w:cs="Arial"/>
          <w:color w:val="000000" w:themeColor="text1"/>
          <w:sz w:val="20"/>
          <w:szCs w:val="20"/>
        </w:rPr>
        <w:t xml:space="preserve">. Neuroimaging studies have shown that the </w:t>
      </w:r>
      <w:proofErr w:type="spellStart"/>
      <w:r w:rsidR="038066BF" w:rsidRPr="006A0173">
        <w:rPr>
          <w:rFonts w:ascii="Arial" w:eastAsia="Arial" w:hAnsi="Arial" w:cs="Arial"/>
          <w:color w:val="000000" w:themeColor="text1"/>
          <w:sz w:val="20"/>
          <w:szCs w:val="20"/>
        </w:rPr>
        <w:t>pMFC</w:t>
      </w:r>
      <w:proofErr w:type="spellEnd"/>
      <w:r w:rsidR="038066BF" w:rsidRPr="006A0173">
        <w:rPr>
          <w:rFonts w:ascii="Arial" w:eastAsia="Arial" w:hAnsi="Arial" w:cs="Arial"/>
          <w:color w:val="000000" w:themeColor="text1"/>
          <w:sz w:val="20"/>
          <w:szCs w:val="20"/>
        </w:rPr>
        <w:t xml:space="preserve"> represents experienced response conflict </w:t>
      </w:r>
      <w:r w:rsidR="00E23439">
        <w:rPr>
          <w:rFonts w:ascii="Arial" w:eastAsia="Arial" w:hAnsi="Arial" w:cs="Arial"/>
          <w:color w:val="000000" w:themeColor="text1"/>
          <w:sz w:val="20"/>
          <w:szCs w:val="20"/>
        </w:rPr>
        <w:fldChar w:fldCharType="begin"/>
      </w:r>
      <w:r w:rsidR="002A7213">
        <w:rPr>
          <w:rFonts w:ascii="Arial" w:eastAsia="Arial" w:hAnsi="Arial" w:cs="Arial"/>
          <w:color w:val="000000" w:themeColor="text1"/>
          <w:sz w:val="20"/>
          <w:szCs w:val="20"/>
        </w:rPr>
        <w:instrText xml:space="preserve"> ADDIN EN.CITE &lt;EndNote&gt;&lt;Cite&gt;&lt;Author&gt;Ullsperger&lt;/Author&gt;&lt;Year&gt;2014&lt;/Year&gt;&lt;RecNum&gt;195&lt;/RecNum&gt;&lt;DisplayText&gt;&lt;style face="superscript"&gt;82&lt;/style&gt;&lt;/DisplayText&gt;&lt;record&gt;&lt;rec-number&gt;195&lt;/rec-number&gt;&lt;foreign-keys&gt;&lt;key app="EN" db-id="xrp5dt9p9p0rr9exz935twzaeaveax2asdvx" timestamp="1730722672"&gt;195&lt;/key&gt;&lt;/foreign-keys&gt;&lt;ref-type name="Journal Article"&gt;17&lt;/ref-type&gt;&lt;contributors&gt;&lt;authors&gt;&lt;author&gt;Ullsperger, M.&lt;/author&gt;&lt;author&gt;Danielmeier, C.&lt;/author&gt;&lt;author&gt;Jocham, G.&lt;/author&gt;&lt;/authors&gt;&lt;/contributors&gt;&lt;titles&gt;&lt;title&gt;Neurophysiology of performance monitoring and adaptive behavior&lt;/title&gt;&lt;secondary-title&gt;Physiol Rev&lt;/secondary-title&gt;&lt;/titles&gt;&lt;periodical&gt;&lt;full-title&gt;Physiol Rev&lt;/full-title&gt;&lt;/periodical&gt;&lt;pages&gt;35-79&lt;/pages&gt;&lt;volume&gt;94&lt;/volume&gt;&lt;number&gt;1&lt;/number&gt;&lt;keywords&gt;&lt;keyword&gt;Adaptation, Psychological/*physiology&lt;/keyword&gt;&lt;keyword&gt;Animals&lt;/keyword&gt;&lt;keyword&gt;Behavior/*physiology&lt;/keyword&gt;&lt;keyword&gt;Brain/*physiology&lt;/keyword&gt;&lt;keyword&gt;Humans&lt;/keyword&gt;&lt;keyword&gt;Learning/physiology&lt;/keyword&gt;&lt;keyword&gt;Motivation/physiology&lt;/keyword&gt;&lt;keyword&gt;Reward&lt;/keyword&gt;&lt;/keywords&gt;&lt;dates&gt;&lt;year&gt;2014&lt;/year&gt;&lt;pub-dates&gt;&lt;date&gt;Jan&lt;/date&gt;&lt;/pub-dates&gt;&lt;/dates&gt;&lt;isbn&gt;0031-9333&lt;/isbn&gt;&lt;accession-num&gt;24382883&lt;/accession-num&gt;&lt;urls&gt;&lt;/urls&gt;&lt;electronic-resource-num&gt;10.1152/physrev.00041.2012&lt;/electronic-resource-num&gt;&lt;remote-database-provider&gt;NLM&lt;/remote-database-provider&gt;&lt;language&gt;eng&lt;/language&gt;&lt;/record&gt;&lt;/Cite&gt;&lt;/EndNote&gt;</w:instrText>
      </w:r>
      <w:r w:rsidR="00E23439">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82</w:t>
      </w:r>
      <w:r w:rsidR="00E23439">
        <w:rPr>
          <w:rFonts w:ascii="Arial" w:eastAsia="Arial" w:hAnsi="Arial" w:cs="Arial"/>
          <w:color w:val="000000" w:themeColor="text1"/>
          <w:sz w:val="20"/>
          <w:szCs w:val="20"/>
        </w:rPr>
        <w:fldChar w:fldCharType="end"/>
      </w:r>
      <w:r w:rsidR="00E23439">
        <w:rPr>
          <w:rFonts w:ascii="Arial" w:eastAsia="Arial" w:hAnsi="Arial" w:cs="Arial"/>
          <w:color w:val="000000" w:themeColor="text1"/>
          <w:sz w:val="20"/>
          <w:szCs w:val="20"/>
        </w:rPr>
        <w:t xml:space="preserve"> </w:t>
      </w:r>
      <w:r w:rsidR="038066BF" w:rsidRPr="006A0173">
        <w:rPr>
          <w:rFonts w:ascii="Arial" w:eastAsia="Arial" w:hAnsi="Arial" w:cs="Arial"/>
          <w:color w:val="000000" w:themeColor="text1"/>
          <w:sz w:val="20"/>
          <w:szCs w:val="20"/>
        </w:rPr>
        <w:t>and conflict prediction</w:t>
      </w:r>
      <w:r w:rsidR="038066BF" w:rsidDel="006967ED">
        <w:rPr>
          <w:rFonts w:ascii="Arial" w:eastAsia="Arial" w:hAnsi="Arial" w:cs="Arial"/>
          <w:color w:val="000000" w:themeColor="text1"/>
          <w:sz w:val="20"/>
          <w:szCs w:val="20"/>
        </w:rPr>
        <w:t xml:space="preserve"> </w:t>
      </w:r>
      <w:r w:rsidR="006967ED">
        <w:rPr>
          <w:rFonts w:ascii="Arial" w:eastAsia="Arial" w:hAnsi="Arial" w:cs="Arial"/>
          <w:color w:val="000000" w:themeColor="text1"/>
          <w:sz w:val="20"/>
          <w:szCs w:val="20"/>
        </w:rPr>
        <w:fldChar w:fldCharType="begin">
          <w:fldData xml:space="preserve">PEVuZE5vdGU+PENpdGU+PEF1dGhvcj5GdTwvQXV0aG9yPjxZZWFyPjIwMjI8L1llYXI+PFJlY051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</w:fldData>
        </w:fldChar>
      </w:r>
      <w:r w:rsidR="00487CB6">
        <w:rPr>
          <w:rFonts w:ascii="Arial" w:eastAsia="Arial" w:hAnsi="Arial" w:cs="Arial"/>
          <w:color w:val="000000" w:themeColor="text1"/>
          <w:sz w:val="20"/>
          <w:szCs w:val="20"/>
        </w:rPr>
        <w:instrText xml:space="preserve"> ADDIN EN.CITE </w:instrText>
      </w:r>
      <w:r w:rsidR="00487CB6">
        <w:rPr>
          <w:rFonts w:ascii="Arial" w:eastAsia="Arial" w:hAnsi="Arial" w:cs="Arial"/>
          <w:color w:val="000000" w:themeColor="text1"/>
          <w:sz w:val="20"/>
          <w:szCs w:val="20"/>
        </w:rPr>
        <w:fldChar w:fldCharType="begin">
          <w:fldData xml:space="preserve">PEVuZE5vdGU+PENpdGU+PEF1dGhvcj5GdTwvQXV0aG9yPjxZZWFyPjIwMjI8L1llYXI+PFJlY051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</w:fldData>
        </w:fldChar>
      </w:r>
      <w:r w:rsidR="00487CB6">
        <w:rPr>
          <w:rFonts w:ascii="Arial" w:eastAsia="Arial" w:hAnsi="Arial" w:cs="Arial"/>
          <w:color w:val="000000" w:themeColor="text1"/>
          <w:sz w:val="20"/>
          <w:szCs w:val="20"/>
        </w:rPr>
        <w:instrText xml:space="preserve"> ADDIN EN.CITE.DATA </w:instrText>
      </w:r>
      <w:r w:rsidR="00487CB6">
        <w:rPr>
          <w:rFonts w:ascii="Arial" w:eastAsia="Arial" w:hAnsi="Arial" w:cs="Arial"/>
          <w:color w:val="000000" w:themeColor="text1"/>
          <w:sz w:val="20"/>
          <w:szCs w:val="20"/>
        </w:rPr>
      </w:r>
      <w:r w:rsidR="00487CB6">
        <w:rPr>
          <w:rFonts w:ascii="Arial" w:eastAsia="Arial" w:hAnsi="Arial" w:cs="Arial"/>
          <w:color w:val="000000" w:themeColor="text1"/>
          <w:sz w:val="20"/>
          <w:szCs w:val="20"/>
        </w:rPr>
        <w:fldChar w:fldCharType="end"/>
      </w:r>
      <w:r w:rsidR="006967ED">
        <w:rPr>
          <w:rFonts w:ascii="Arial" w:eastAsia="Arial" w:hAnsi="Arial" w:cs="Arial"/>
          <w:color w:val="000000" w:themeColor="text1"/>
          <w:sz w:val="20"/>
          <w:szCs w:val="20"/>
        </w:rPr>
      </w:r>
      <w:r w:rsidR="006967ED">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32,41</w:t>
      </w:r>
      <w:r w:rsidR="006967ED">
        <w:rPr>
          <w:rFonts w:ascii="Arial" w:eastAsia="Arial" w:hAnsi="Arial" w:cs="Arial"/>
          <w:color w:val="000000" w:themeColor="text1"/>
          <w:sz w:val="20"/>
          <w:szCs w:val="20"/>
        </w:rPr>
        <w:fldChar w:fldCharType="end"/>
      </w:r>
      <w:r w:rsidR="038066BF" w:rsidRPr="006A0173">
        <w:rPr>
          <w:rFonts w:ascii="Arial" w:eastAsia="Arial" w:hAnsi="Arial" w:cs="Arial"/>
          <w:color w:val="000000" w:themeColor="text1"/>
          <w:sz w:val="20"/>
          <w:szCs w:val="20"/>
        </w:rPr>
        <w:t xml:space="preserve">, yet the </w:t>
      </w:r>
      <w:r w:rsidR="00C81319">
        <w:rPr>
          <w:rFonts w:ascii="Arial" w:eastAsia="Arial" w:hAnsi="Arial" w:cs="Arial"/>
          <w:color w:val="000000" w:themeColor="text1"/>
          <w:sz w:val="20"/>
          <w:szCs w:val="20"/>
        </w:rPr>
        <w:t>validity</w:t>
      </w:r>
      <w:r w:rsidR="008F60B6">
        <w:rPr>
          <w:rFonts w:ascii="Arial" w:eastAsia="Arial" w:hAnsi="Arial" w:cs="Arial"/>
          <w:color w:val="000000" w:themeColor="text1"/>
          <w:sz w:val="20"/>
          <w:szCs w:val="20"/>
        </w:rPr>
        <w:t xml:space="preserve"> and mechanistic details</w:t>
      </w:r>
      <w:r w:rsidR="00C81319">
        <w:rPr>
          <w:rFonts w:ascii="Arial" w:eastAsia="Arial" w:hAnsi="Arial" w:cs="Arial"/>
          <w:color w:val="000000" w:themeColor="text1"/>
          <w:sz w:val="20"/>
          <w:szCs w:val="20"/>
        </w:rPr>
        <w:t xml:space="preserve"> of</w:t>
      </w:r>
      <w:r w:rsidR="00C81319" w:rsidRPr="006A0173">
        <w:rPr>
          <w:rFonts w:ascii="Arial" w:eastAsia="Arial" w:hAnsi="Arial" w:cs="Arial"/>
          <w:color w:val="000000" w:themeColor="text1"/>
          <w:sz w:val="20"/>
          <w:szCs w:val="20"/>
        </w:rPr>
        <w:t xml:space="preserve"> </w:t>
      </w:r>
      <w:r w:rsidR="038066BF" w:rsidRPr="006A0173">
        <w:rPr>
          <w:rFonts w:ascii="Arial" w:eastAsia="Arial" w:hAnsi="Arial" w:cs="Arial"/>
          <w:color w:val="000000" w:themeColor="text1"/>
          <w:sz w:val="20"/>
          <w:szCs w:val="20"/>
        </w:rPr>
        <w:t>conflict monitor</w:t>
      </w:r>
      <w:r w:rsidR="008269D1">
        <w:rPr>
          <w:rFonts w:ascii="Arial" w:eastAsia="Arial" w:hAnsi="Arial" w:cs="Arial"/>
          <w:color w:val="000000" w:themeColor="text1"/>
          <w:sz w:val="20"/>
          <w:szCs w:val="20"/>
        </w:rPr>
        <w:t>ing</w:t>
      </w:r>
      <w:r w:rsidR="038066BF" w:rsidRPr="006A0173">
        <w:rPr>
          <w:rFonts w:ascii="Arial" w:eastAsia="Arial" w:hAnsi="Arial" w:cs="Arial"/>
          <w:color w:val="000000" w:themeColor="text1"/>
          <w:sz w:val="20"/>
          <w:szCs w:val="20"/>
        </w:rPr>
        <w:t xml:space="preserve"> theory </w:t>
      </w:r>
      <w:r w:rsidR="008F60B6">
        <w:rPr>
          <w:rFonts w:ascii="Arial" w:eastAsia="Arial" w:hAnsi="Arial" w:cs="Arial"/>
          <w:color w:val="000000" w:themeColor="text1"/>
          <w:sz w:val="20"/>
          <w:szCs w:val="20"/>
        </w:rPr>
        <w:t>have</w:t>
      </w:r>
      <w:r w:rsidR="008F60B6" w:rsidRPr="006A0173">
        <w:rPr>
          <w:rFonts w:ascii="Arial" w:eastAsia="Arial" w:hAnsi="Arial" w:cs="Arial"/>
          <w:color w:val="000000" w:themeColor="text1"/>
          <w:sz w:val="20"/>
          <w:szCs w:val="20"/>
        </w:rPr>
        <w:t xml:space="preserve"> </w:t>
      </w:r>
      <w:r w:rsidR="038066BF" w:rsidRPr="006A0173">
        <w:rPr>
          <w:rFonts w:ascii="Arial" w:eastAsia="Arial" w:hAnsi="Arial" w:cs="Arial"/>
          <w:color w:val="000000" w:themeColor="text1"/>
          <w:sz w:val="20"/>
          <w:szCs w:val="20"/>
        </w:rPr>
        <w:t xml:space="preserve">been </w:t>
      </w:r>
      <w:r w:rsidR="00C81319">
        <w:rPr>
          <w:rFonts w:ascii="Arial" w:eastAsia="Arial" w:hAnsi="Arial" w:cs="Arial"/>
          <w:color w:val="000000" w:themeColor="text1"/>
          <w:sz w:val="20"/>
          <w:szCs w:val="20"/>
        </w:rPr>
        <w:t>hotly</w:t>
      </w:r>
      <w:r w:rsidR="038066BF" w:rsidRPr="006A0173">
        <w:rPr>
          <w:rFonts w:ascii="Arial" w:eastAsia="Arial" w:hAnsi="Arial" w:cs="Arial"/>
          <w:color w:val="000000" w:themeColor="text1"/>
          <w:sz w:val="20"/>
          <w:szCs w:val="20"/>
        </w:rPr>
        <w:t xml:space="preserve"> debate</w:t>
      </w:r>
      <w:r w:rsidR="00C81319">
        <w:rPr>
          <w:rFonts w:ascii="Arial" w:eastAsia="Arial" w:hAnsi="Arial" w:cs="Arial"/>
          <w:color w:val="000000" w:themeColor="text1"/>
          <w:sz w:val="20"/>
          <w:szCs w:val="20"/>
        </w:rPr>
        <w:t>d</w:t>
      </w:r>
      <w:r w:rsidR="00322C09">
        <w:rPr>
          <w:rFonts w:ascii="Arial" w:eastAsia="Arial" w:hAnsi="Arial" w:cs="Arial"/>
          <w:color w:val="000000" w:themeColor="text1"/>
          <w:sz w:val="20"/>
          <w:szCs w:val="20"/>
        </w:rPr>
        <w:t xml:space="preserve">, </w:t>
      </w:r>
      <w:r w:rsidR="00B2072B">
        <w:rPr>
          <w:rFonts w:ascii="Arial" w:eastAsia="Arial" w:hAnsi="Arial" w:cs="Arial"/>
          <w:color w:val="000000" w:themeColor="text1"/>
          <w:sz w:val="20"/>
          <w:szCs w:val="20"/>
        </w:rPr>
        <w:t xml:space="preserve">in particular challenging the idea that all error signaling </w:t>
      </w:r>
      <w:r w:rsidR="00175666">
        <w:rPr>
          <w:rFonts w:ascii="Arial" w:eastAsia="Arial" w:hAnsi="Arial" w:cs="Arial"/>
          <w:color w:val="000000" w:themeColor="text1"/>
          <w:sz w:val="20"/>
          <w:szCs w:val="20"/>
        </w:rPr>
        <w:t xml:space="preserve">that modulates behavior is reflected in a unitary conflict signal </w:t>
      </w:r>
      <w:r w:rsidR="008D4E5E">
        <w:rPr>
          <w:rFonts w:ascii="Arial" w:eastAsia="Arial" w:hAnsi="Arial" w:cs="Arial"/>
          <w:color w:val="000000" w:themeColor="text1"/>
          <w:sz w:val="20"/>
          <w:szCs w:val="20"/>
        </w:rPr>
        <w:fldChar w:fldCharType="begin">
          <w:fldData xml:space="preserve">PEVuZE5vdGU+PENpdGU+PEF1dGhvcj5CdXJsZTwvQXV0aG9yPjxZZWFyPjIwMDU8L1llYXI+PFJl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==
</w:fldData>
        </w:fldChar>
      </w:r>
      <w:r w:rsidR="00487CB6">
        <w:rPr>
          <w:rFonts w:ascii="Arial" w:eastAsia="Arial" w:hAnsi="Arial" w:cs="Arial"/>
          <w:color w:val="000000" w:themeColor="text1"/>
          <w:sz w:val="20"/>
          <w:szCs w:val="20"/>
        </w:rPr>
        <w:instrText xml:space="preserve"> ADDIN EN.CITE </w:instrText>
      </w:r>
      <w:r w:rsidR="00487CB6">
        <w:rPr>
          <w:rFonts w:ascii="Arial" w:eastAsia="Arial" w:hAnsi="Arial" w:cs="Arial"/>
          <w:color w:val="000000" w:themeColor="text1"/>
          <w:sz w:val="20"/>
          <w:szCs w:val="20"/>
        </w:rPr>
        <w:fldChar w:fldCharType="begin">
          <w:fldData xml:space="preserve">PEVuZE5vdGU+PENpdGU+PEF1dGhvcj5CdXJsZTwvQXV0aG9yPjxZZWFyPjIwMDU8L1llYXI+PFJl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==
</w:fldData>
        </w:fldChar>
      </w:r>
      <w:r w:rsidR="00487CB6">
        <w:rPr>
          <w:rFonts w:ascii="Arial" w:eastAsia="Arial" w:hAnsi="Arial" w:cs="Arial"/>
          <w:color w:val="000000" w:themeColor="text1"/>
          <w:sz w:val="20"/>
          <w:szCs w:val="20"/>
        </w:rPr>
        <w:instrText xml:space="preserve"> ADDIN EN.CITE.DATA </w:instrText>
      </w:r>
      <w:r w:rsidR="00487CB6">
        <w:rPr>
          <w:rFonts w:ascii="Arial" w:eastAsia="Arial" w:hAnsi="Arial" w:cs="Arial"/>
          <w:color w:val="000000" w:themeColor="text1"/>
          <w:sz w:val="20"/>
          <w:szCs w:val="20"/>
        </w:rPr>
      </w:r>
      <w:r w:rsidR="00487CB6">
        <w:rPr>
          <w:rFonts w:ascii="Arial" w:eastAsia="Arial" w:hAnsi="Arial" w:cs="Arial"/>
          <w:color w:val="000000" w:themeColor="text1"/>
          <w:sz w:val="20"/>
          <w:szCs w:val="20"/>
        </w:rPr>
        <w:fldChar w:fldCharType="end"/>
      </w:r>
      <w:r w:rsidR="008D4E5E">
        <w:rPr>
          <w:rFonts w:ascii="Arial" w:eastAsia="Arial" w:hAnsi="Arial" w:cs="Arial"/>
          <w:color w:val="000000" w:themeColor="text1"/>
          <w:sz w:val="20"/>
          <w:szCs w:val="20"/>
        </w:rPr>
      </w:r>
      <w:r w:rsidR="008D4E5E">
        <w:rPr>
          <w:rFonts w:ascii="Arial" w:eastAsia="Arial" w:hAnsi="Arial" w:cs="Arial"/>
          <w:color w:val="000000" w:themeColor="text1"/>
          <w:sz w:val="20"/>
          <w:szCs w:val="20"/>
        </w:rPr>
        <w:fldChar w:fldCharType="separate"/>
      </w:r>
      <w:r w:rsidR="00487CB6" w:rsidRPr="00487CB6">
        <w:rPr>
          <w:rFonts w:ascii="Arial" w:eastAsia="Arial" w:hAnsi="Arial" w:cs="Arial"/>
          <w:noProof/>
          <w:color w:val="000000" w:themeColor="text1"/>
          <w:sz w:val="20"/>
          <w:szCs w:val="20"/>
          <w:vertAlign w:val="superscript"/>
        </w:rPr>
        <w:t>8,9,10,</w:t>
      </w:r>
      <w:r w:rsidR="002A7213" w:rsidRPr="002A7213">
        <w:rPr>
          <w:rFonts w:ascii="Arial" w:eastAsia="Arial" w:hAnsi="Arial" w:cs="Arial"/>
          <w:noProof/>
          <w:color w:val="000000" w:themeColor="text1"/>
          <w:sz w:val="20"/>
          <w:szCs w:val="20"/>
          <w:vertAlign w:val="superscript"/>
        </w:rPr>
        <w:t>33,</w:t>
      </w:r>
      <w:r w:rsidR="00487CB6" w:rsidRPr="00487CB6">
        <w:rPr>
          <w:rFonts w:ascii="Arial" w:eastAsia="Arial" w:hAnsi="Arial" w:cs="Arial"/>
          <w:noProof/>
          <w:color w:val="000000" w:themeColor="text1"/>
          <w:sz w:val="20"/>
          <w:szCs w:val="20"/>
          <w:vertAlign w:val="superscript"/>
        </w:rPr>
        <w:t>35,</w:t>
      </w:r>
      <w:r w:rsidR="002A7213" w:rsidRPr="002A7213">
        <w:rPr>
          <w:rFonts w:ascii="Arial" w:eastAsia="Arial" w:hAnsi="Arial" w:cs="Arial"/>
          <w:noProof/>
          <w:color w:val="000000" w:themeColor="text1"/>
          <w:sz w:val="20"/>
          <w:szCs w:val="20"/>
          <w:vertAlign w:val="superscript"/>
        </w:rPr>
        <w:t>77,89</w:t>
      </w:r>
      <w:r w:rsidR="008D4E5E">
        <w:rPr>
          <w:rFonts w:ascii="Arial" w:eastAsia="Arial" w:hAnsi="Arial" w:cs="Arial"/>
          <w:color w:val="000000" w:themeColor="text1"/>
          <w:sz w:val="20"/>
          <w:szCs w:val="20"/>
        </w:rPr>
        <w:fldChar w:fldCharType="end"/>
      </w:r>
      <w:r w:rsidR="038066BF" w:rsidRPr="006A0173">
        <w:rPr>
          <w:rFonts w:ascii="Arial" w:eastAsia="Arial" w:hAnsi="Arial" w:cs="Arial"/>
          <w:color w:val="000000" w:themeColor="text1"/>
          <w:sz w:val="20"/>
          <w:szCs w:val="20"/>
        </w:rPr>
        <w:t xml:space="preserve">. </w:t>
      </w:r>
      <w:r w:rsidR="00175666">
        <w:rPr>
          <w:rFonts w:ascii="Arial" w:eastAsia="Arial" w:hAnsi="Arial" w:cs="Arial"/>
          <w:color w:val="000000" w:themeColor="text1"/>
          <w:sz w:val="20"/>
          <w:szCs w:val="20"/>
        </w:rPr>
        <w:t>T</w:t>
      </w:r>
      <w:r w:rsidR="038066BF" w:rsidRPr="006A0173">
        <w:rPr>
          <w:rFonts w:ascii="Arial" w:eastAsia="Arial" w:hAnsi="Arial" w:cs="Arial"/>
          <w:color w:val="000000" w:themeColor="text1"/>
          <w:sz w:val="20"/>
          <w:szCs w:val="20"/>
        </w:rPr>
        <w:t xml:space="preserve">here is </w:t>
      </w:r>
      <w:r w:rsidR="00175666">
        <w:rPr>
          <w:rFonts w:ascii="Arial" w:eastAsia="Arial" w:hAnsi="Arial" w:cs="Arial"/>
          <w:color w:val="000000" w:themeColor="text1"/>
          <w:sz w:val="20"/>
          <w:szCs w:val="20"/>
        </w:rPr>
        <w:t xml:space="preserve">also active </w:t>
      </w:r>
      <w:r w:rsidR="038066BF" w:rsidRPr="006A0173">
        <w:rPr>
          <w:rFonts w:ascii="Arial" w:eastAsia="Arial" w:hAnsi="Arial" w:cs="Arial"/>
          <w:color w:val="000000" w:themeColor="text1"/>
          <w:sz w:val="20"/>
          <w:szCs w:val="20"/>
        </w:rPr>
        <w:t xml:space="preserve">debate </w:t>
      </w:r>
      <w:r w:rsidR="00175666">
        <w:rPr>
          <w:rFonts w:ascii="Arial" w:eastAsia="Arial" w:hAnsi="Arial" w:cs="Arial"/>
          <w:color w:val="000000" w:themeColor="text1"/>
          <w:sz w:val="20"/>
          <w:szCs w:val="20"/>
        </w:rPr>
        <w:t xml:space="preserve">over </w:t>
      </w:r>
      <w:r w:rsidR="038066BF" w:rsidRPr="006A0173">
        <w:rPr>
          <w:rFonts w:ascii="Arial" w:eastAsia="Arial" w:hAnsi="Arial" w:cs="Arial"/>
          <w:color w:val="000000" w:themeColor="text1"/>
          <w:sz w:val="20"/>
          <w:szCs w:val="20"/>
        </w:rPr>
        <w:t xml:space="preserve">whether control signals in </w:t>
      </w:r>
      <w:proofErr w:type="spellStart"/>
      <w:r w:rsidR="038066BF" w:rsidRPr="006A0173">
        <w:rPr>
          <w:rFonts w:ascii="Arial" w:eastAsia="Arial" w:hAnsi="Arial" w:cs="Arial"/>
          <w:color w:val="000000" w:themeColor="text1"/>
          <w:sz w:val="20"/>
          <w:szCs w:val="20"/>
        </w:rPr>
        <w:t>pMFC</w:t>
      </w:r>
      <w:proofErr w:type="spellEnd"/>
      <w:r w:rsidR="038066BF" w:rsidRPr="006A0173">
        <w:rPr>
          <w:rFonts w:ascii="Arial" w:eastAsia="Arial" w:hAnsi="Arial" w:cs="Arial"/>
          <w:color w:val="000000" w:themeColor="text1"/>
          <w:sz w:val="20"/>
          <w:szCs w:val="20"/>
        </w:rPr>
        <w:t xml:space="preserve"> are task specifi</w:t>
      </w:r>
      <w:r w:rsidR="00920A42">
        <w:rPr>
          <w:rFonts w:ascii="Arial" w:eastAsia="Arial" w:hAnsi="Arial" w:cs="Arial"/>
          <w:color w:val="000000" w:themeColor="text1"/>
          <w:sz w:val="20"/>
          <w:szCs w:val="20"/>
        </w:rPr>
        <w:t xml:space="preserve">c, </w:t>
      </w:r>
      <w:r w:rsidR="038066BF" w:rsidRPr="006A0173">
        <w:rPr>
          <w:rFonts w:ascii="Arial" w:eastAsia="Arial" w:hAnsi="Arial" w:cs="Arial"/>
          <w:color w:val="000000" w:themeColor="text1"/>
          <w:sz w:val="20"/>
          <w:szCs w:val="20"/>
        </w:rPr>
        <w:t>domain general</w:t>
      </w:r>
      <w:r w:rsidR="00920A42">
        <w:rPr>
          <w:rFonts w:ascii="Arial" w:eastAsia="Arial" w:hAnsi="Arial" w:cs="Arial"/>
          <w:color w:val="000000" w:themeColor="text1"/>
          <w:sz w:val="20"/>
          <w:szCs w:val="20"/>
        </w:rPr>
        <w:t>, or both</w:t>
      </w:r>
      <w:r w:rsidR="038066BF" w:rsidRPr="006A0173">
        <w:rPr>
          <w:rFonts w:ascii="Arial" w:eastAsia="Arial" w:hAnsi="Arial" w:cs="Arial"/>
          <w:color w:val="000000" w:themeColor="text1"/>
          <w:sz w:val="20"/>
          <w:szCs w:val="20"/>
        </w:rPr>
        <w:t xml:space="preserve">. Using human single neuron recordings in </w:t>
      </w:r>
      <w:proofErr w:type="spellStart"/>
      <w:r w:rsidR="038066BF" w:rsidRPr="006A0173">
        <w:rPr>
          <w:rFonts w:ascii="Arial" w:eastAsia="Arial" w:hAnsi="Arial" w:cs="Arial"/>
          <w:color w:val="000000" w:themeColor="text1"/>
          <w:sz w:val="20"/>
          <w:szCs w:val="20"/>
        </w:rPr>
        <w:t>pMFC</w:t>
      </w:r>
      <w:proofErr w:type="spellEnd"/>
      <w:r w:rsidR="038066BF" w:rsidRPr="006A0173">
        <w:rPr>
          <w:rFonts w:ascii="Arial" w:eastAsia="Arial" w:hAnsi="Arial" w:cs="Arial"/>
          <w:color w:val="000000" w:themeColor="text1"/>
          <w:sz w:val="20"/>
          <w:szCs w:val="20"/>
        </w:rPr>
        <w:t>, Fu et al., 2022 demonstrated remarkable similarity in the timing, magnitude, and overall dynamics of neurons in two different conflict tasks</w:t>
      </w:r>
      <w:r w:rsidR="00973855">
        <w:rPr>
          <w:rFonts w:ascii="Arial" w:eastAsia="Arial" w:hAnsi="Arial" w:cs="Arial"/>
          <w:color w:val="000000" w:themeColor="text1"/>
          <w:sz w:val="20"/>
          <w:szCs w:val="20"/>
        </w:rPr>
        <w:t xml:space="preserve">, suggesting </w:t>
      </w:r>
      <w:r w:rsidR="038066BF" w:rsidRPr="006A0173">
        <w:rPr>
          <w:rFonts w:ascii="Arial" w:eastAsia="Arial" w:hAnsi="Arial" w:cs="Arial"/>
          <w:color w:val="000000" w:themeColor="text1"/>
          <w:sz w:val="20"/>
          <w:szCs w:val="20"/>
        </w:rPr>
        <w:t xml:space="preserve">that </w:t>
      </w:r>
      <w:r w:rsidR="00973855">
        <w:rPr>
          <w:rFonts w:ascii="Arial" w:eastAsia="Arial" w:hAnsi="Arial" w:cs="Arial"/>
          <w:color w:val="000000" w:themeColor="text1"/>
          <w:sz w:val="20"/>
          <w:szCs w:val="20"/>
        </w:rPr>
        <w:t>neural populations encode a</w:t>
      </w:r>
      <w:r w:rsidR="038066BF" w:rsidRPr="006A0173">
        <w:rPr>
          <w:rFonts w:ascii="Arial" w:eastAsia="Arial" w:hAnsi="Arial" w:cs="Arial"/>
          <w:color w:val="000000" w:themeColor="text1"/>
          <w:sz w:val="20"/>
          <w:szCs w:val="20"/>
        </w:rPr>
        <w:t xml:space="preserve"> domain-general performance monitoring signal abstracted away from task-specific requirements</w:t>
      </w:r>
      <w:r w:rsidR="003018A9">
        <w:rPr>
          <w:rFonts w:ascii="Arial" w:eastAsia="Arial" w:hAnsi="Arial" w:cs="Arial"/>
          <w:color w:val="000000" w:themeColor="text1"/>
          <w:sz w:val="20"/>
          <w:szCs w:val="20"/>
        </w:rPr>
        <w:t>,</w:t>
      </w:r>
      <w:r w:rsidR="00537CEC">
        <w:rPr>
          <w:rFonts w:ascii="Arial" w:eastAsia="Arial" w:hAnsi="Arial" w:cs="Arial"/>
          <w:color w:val="000000" w:themeColor="text1"/>
          <w:sz w:val="20"/>
          <w:szCs w:val="20"/>
        </w:rPr>
        <w:t xml:space="preserve"> and idea that </w:t>
      </w:r>
      <w:r w:rsidR="00973855">
        <w:rPr>
          <w:rFonts w:ascii="Arial" w:eastAsia="Arial" w:hAnsi="Arial" w:cs="Arial"/>
          <w:color w:val="000000" w:themeColor="text1"/>
          <w:sz w:val="20"/>
          <w:szCs w:val="20"/>
        </w:rPr>
        <w:t xml:space="preserve">has </w:t>
      </w:r>
      <w:r w:rsidR="00537CEC">
        <w:rPr>
          <w:rFonts w:ascii="Arial" w:eastAsia="Arial" w:hAnsi="Arial" w:cs="Arial"/>
          <w:color w:val="000000" w:themeColor="text1"/>
          <w:sz w:val="20"/>
          <w:szCs w:val="20"/>
        </w:rPr>
        <w:t xml:space="preserve">also </w:t>
      </w:r>
      <w:r w:rsidR="00973855">
        <w:rPr>
          <w:rFonts w:ascii="Arial" w:eastAsia="Arial" w:hAnsi="Arial" w:cs="Arial"/>
          <w:color w:val="000000" w:themeColor="text1"/>
          <w:sz w:val="20"/>
          <w:szCs w:val="20"/>
        </w:rPr>
        <w:t xml:space="preserve">been supported by </w:t>
      </w:r>
      <w:r w:rsidR="005358CA" w:rsidRPr="006A0173">
        <w:rPr>
          <w:rFonts w:ascii="Arial" w:eastAsia="Arial" w:hAnsi="Arial" w:cs="Arial"/>
          <w:color w:val="000000" w:themeColor="text1"/>
          <w:sz w:val="20"/>
          <w:szCs w:val="20"/>
        </w:rPr>
        <w:t xml:space="preserve">laminar recordings in human </w:t>
      </w:r>
      <w:r w:rsidR="005358CA">
        <w:rPr>
          <w:rFonts w:ascii="Arial" w:eastAsia="Arial" w:hAnsi="Arial" w:cs="Arial"/>
          <w:color w:val="000000" w:themeColor="text1"/>
          <w:sz w:val="20"/>
          <w:szCs w:val="20"/>
        </w:rPr>
        <w:t>p</w:t>
      </w:r>
      <w:r w:rsidR="005358CA" w:rsidRPr="006A0173">
        <w:rPr>
          <w:rFonts w:ascii="Arial" w:eastAsia="Arial" w:hAnsi="Arial" w:cs="Arial"/>
          <w:color w:val="000000" w:themeColor="text1"/>
          <w:sz w:val="20"/>
          <w:szCs w:val="20"/>
        </w:rPr>
        <w:t>M</w:t>
      </w:r>
      <w:r w:rsidR="005358CA">
        <w:rPr>
          <w:rFonts w:ascii="Arial" w:eastAsia="Arial" w:hAnsi="Arial" w:cs="Arial"/>
          <w:color w:val="000000" w:themeColor="text1"/>
          <w:sz w:val="20"/>
          <w:szCs w:val="20"/>
        </w:rPr>
        <w:t>FC</w:t>
      </w:r>
      <w:r w:rsidR="00232AF1">
        <w:rPr>
          <w:rFonts w:ascii="Arial" w:eastAsia="Arial" w:hAnsi="Arial" w:cs="Arial"/>
          <w:color w:val="000000" w:themeColor="text1"/>
          <w:sz w:val="20"/>
          <w:szCs w:val="20"/>
        </w:rPr>
        <w:fldChar w:fldCharType="begin">
          <w:fldData xml:space="preserve">PEVuZE5vdGU+PENpdGU+PEF1dGhvcj5XYW5nPC9BdXRob3I+PFllYXI+MjAwNTwvWWVhcj48UmVj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</w:fldData>
        </w:fldChar>
      </w:r>
      <w:r w:rsidR="00232AF1">
        <w:rPr>
          <w:rFonts w:ascii="Arial" w:eastAsia="Arial" w:hAnsi="Arial" w:cs="Arial"/>
          <w:color w:val="000000" w:themeColor="text1"/>
          <w:sz w:val="20"/>
          <w:szCs w:val="20"/>
        </w:rPr>
        <w:instrText xml:space="preserve"> ADDIN EN.CITE </w:instrText>
      </w:r>
      <w:r w:rsidR="00232AF1">
        <w:rPr>
          <w:rFonts w:ascii="Arial" w:eastAsia="Arial" w:hAnsi="Arial" w:cs="Arial"/>
          <w:color w:val="000000" w:themeColor="text1"/>
          <w:sz w:val="20"/>
          <w:szCs w:val="20"/>
        </w:rPr>
        <w:fldChar w:fldCharType="begin">
          <w:fldData xml:space="preserve">PEVuZE5vdGU+PENpdGU+PEF1dGhvcj5XYW5nPC9BdXRob3I+PFllYXI+MjAwNTwvWWVhcj48UmVj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</w:fldData>
        </w:fldChar>
      </w:r>
      <w:r w:rsidR="00232AF1">
        <w:rPr>
          <w:rFonts w:ascii="Arial" w:eastAsia="Arial" w:hAnsi="Arial" w:cs="Arial"/>
          <w:color w:val="000000" w:themeColor="text1"/>
          <w:sz w:val="20"/>
          <w:szCs w:val="20"/>
        </w:rPr>
        <w:instrText xml:space="preserve"> ADDIN EN.CITE.DATA </w:instrText>
      </w:r>
      <w:r w:rsidR="00232AF1">
        <w:rPr>
          <w:rFonts w:ascii="Arial" w:eastAsia="Arial" w:hAnsi="Arial" w:cs="Arial"/>
          <w:color w:val="000000" w:themeColor="text1"/>
          <w:sz w:val="20"/>
          <w:szCs w:val="20"/>
        </w:rPr>
      </w:r>
      <w:r w:rsidR="00232AF1">
        <w:rPr>
          <w:rFonts w:ascii="Arial" w:eastAsia="Arial" w:hAnsi="Arial" w:cs="Arial"/>
          <w:color w:val="000000" w:themeColor="text1"/>
          <w:sz w:val="20"/>
          <w:szCs w:val="20"/>
        </w:rPr>
        <w:fldChar w:fldCharType="end"/>
      </w:r>
      <w:r w:rsidR="00232AF1">
        <w:rPr>
          <w:rFonts w:ascii="Arial" w:eastAsia="Arial" w:hAnsi="Arial" w:cs="Arial"/>
          <w:color w:val="000000" w:themeColor="text1"/>
          <w:sz w:val="20"/>
          <w:szCs w:val="20"/>
        </w:rPr>
      </w:r>
      <w:r w:rsidR="00232AF1">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84</w:t>
      </w:r>
      <w:r w:rsidR="00232AF1">
        <w:rPr>
          <w:rFonts w:ascii="Arial" w:eastAsia="Arial" w:hAnsi="Arial" w:cs="Arial"/>
          <w:color w:val="000000" w:themeColor="text1"/>
          <w:sz w:val="20"/>
          <w:szCs w:val="20"/>
        </w:rPr>
        <w:fldChar w:fldCharType="end"/>
      </w:r>
      <w:r w:rsidR="00537CEC">
        <w:rPr>
          <w:rFonts w:ascii="Arial" w:eastAsia="Arial" w:hAnsi="Arial" w:cs="Arial"/>
          <w:color w:val="000000" w:themeColor="text1"/>
          <w:sz w:val="20"/>
          <w:szCs w:val="20"/>
        </w:rPr>
        <w:t xml:space="preserve">. However, </w:t>
      </w:r>
      <w:r w:rsidR="00920A42">
        <w:rPr>
          <w:rFonts w:ascii="Arial" w:eastAsia="Arial" w:hAnsi="Arial" w:cs="Arial"/>
          <w:color w:val="000000" w:themeColor="text1"/>
          <w:sz w:val="20"/>
          <w:szCs w:val="20"/>
        </w:rPr>
        <w:t xml:space="preserve">the same study </w:t>
      </w:r>
      <w:r w:rsidR="038066BF" w:rsidRPr="006A0173">
        <w:rPr>
          <w:rFonts w:ascii="Arial" w:eastAsia="Arial" w:hAnsi="Arial" w:cs="Arial"/>
          <w:color w:val="000000" w:themeColor="text1"/>
          <w:sz w:val="20"/>
          <w:szCs w:val="20"/>
        </w:rPr>
        <w:t xml:space="preserve">also </w:t>
      </w:r>
      <w:r w:rsidR="003E1E63">
        <w:rPr>
          <w:rFonts w:ascii="Arial" w:eastAsia="Arial" w:hAnsi="Arial" w:cs="Arial"/>
          <w:color w:val="000000" w:themeColor="text1"/>
          <w:sz w:val="20"/>
          <w:szCs w:val="20"/>
        </w:rPr>
        <w:t xml:space="preserve">provided </w:t>
      </w:r>
      <w:r w:rsidR="038066BF" w:rsidRPr="006A0173">
        <w:rPr>
          <w:rFonts w:ascii="Arial" w:eastAsia="Arial" w:hAnsi="Arial" w:cs="Arial"/>
          <w:color w:val="000000" w:themeColor="text1"/>
          <w:sz w:val="20"/>
          <w:szCs w:val="20"/>
        </w:rPr>
        <w:t xml:space="preserve">evidence for domain-specific performance monitoring signals in </w:t>
      </w:r>
      <w:proofErr w:type="spellStart"/>
      <w:r w:rsidR="00146ECF">
        <w:rPr>
          <w:rFonts w:ascii="Arial" w:eastAsia="Arial" w:hAnsi="Arial" w:cs="Arial"/>
          <w:color w:val="000000" w:themeColor="text1"/>
          <w:sz w:val="20"/>
          <w:szCs w:val="20"/>
        </w:rPr>
        <w:t>pMFC</w:t>
      </w:r>
      <w:proofErr w:type="spellEnd"/>
      <w:r w:rsidR="00405244">
        <w:rPr>
          <w:rFonts w:ascii="Arial" w:eastAsia="Arial" w:hAnsi="Arial" w:cs="Arial"/>
          <w:color w:val="000000" w:themeColor="text1"/>
          <w:sz w:val="20"/>
          <w:szCs w:val="20"/>
        </w:rPr>
        <w:t xml:space="preserve">, with a subset of neurons </w:t>
      </w:r>
      <w:r w:rsidR="00405244" w:rsidRPr="0007643A">
        <w:rPr>
          <w:rFonts w:ascii="Arial" w:eastAsia="Arial" w:hAnsi="Arial" w:cs="Arial"/>
          <w:color w:val="000000" w:themeColor="text1"/>
          <w:sz w:val="20"/>
          <w:szCs w:val="20"/>
        </w:rPr>
        <w:t>signal</w:t>
      </w:r>
      <w:r w:rsidR="00405244">
        <w:rPr>
          <w:rFonts w:ascii="Arial" w:eastAsia="Arial" w:hAnsi="Arial" w:cs="Arial"/>
          <w:color w:val="000000" w:themeColor="text1"/>
          <w:sz w:val="20"/>
          <w:szCs w:val="20"/>
        </w:rPr>
        <w:t>ing</w:t>
      </w:r>
      <w:r w:rsidR="00405244" w:rsidRPr="006A0173">
        <w:rPr>
          <w:rFonts w:ascii="Arial" w:eastAsia="Arial" w:hAnsi="Arial" w:cs="Arial"/>
          <w:color w:val="000000" w:themeColor="text1"/>
          <w:sz w:val="20"/>
          <w:szCs w:val="20"/>
        </w:rPr>
        <w:t xml:space="preserve"> errors and conflict exclusively for either a Stroop task or multisource interference task</w:t>
      </w:r>
      <w:r w:rsidR="00405244">
        <w:rPr>
          <w:rFonts w:ascii="Arial" w:eastAsia="Arial" w:hAnsi="Arial" w:cs="Arial"/>
          <w:color w:val="000000" w:themeColor="text1"/>
          <w:sz w:val="20"/>
          <w:szCs w:val="20"/>
        </w:rPr>
        <w:t xml:space="preserve"> </w:t>
      </w:r>
      <w:r w:rsidR="00146ECF" w:rsidRPr="006A0173">
        <w:rPr>
          <w:rFonts w:ascii="Arial" w:eastAsia="Arial" w:hAnsi="Arial" w:cs="Arial"/>
          <w:color w:val="000000" w:themeColor="text1"/>
          <w:sz w:val="20"/>
          <w:szCs w:val="20"/>
        </w:rPr>
        <w:t xml:space="preserve"> </w:t>
      </w:r>
      <w:r w:rsidR="00C75C22">
        <w:rPr>
          <w:rFonts w:ascii="Arial" w:eastAsia="Arial" w:hAnsi="Arial" w:cs="Arial"/>
          <w:color w:val="000000" w:themeColor="text1"/>
          <w:sz w:val="20"/>
          <w:szCs w:val="20"/>
        </w:rPr>
        <w:fldChar w:fldCharType="begin"/>
      </w:r>
      <w:r w:rsidR="002A7213">
        <w:rPr>
          <w:rFonts w:ascii="Arial" w:eastAsia="Arial" w:hAnsi="Arial" w:cs="Arial"/>
          <w:color w:val="000000" w:themeColor="text1"/>
          <w:sz w:val="20"/>
          <w:szCs w:val="20"/>
        </w:rPr>
        <w:instrText xml:space="preserve"> ADDIN EN.CITE &lt;EndNote&gt;&lt;Cite&gt;&lt;Author&gt;Fu&lt;/Author&gt;&lt;Year&gt;2022&lt;/Year&gt;&lt;RecNum&gt;188&lt;/RecNum&gt;&lt;DisplayText&gt;&lt;style face="superscript"&gt;32&lt;/style&gt;&lt;/DisplayText&gt;&lt;record&gt;&lt;rec-number&gt;188&lt;/rec-number&gt;&lt;foreign-keys&gt;&lt;key app="EN" db-id="xrp5dt9p9p0rr9exz935twzaeaveax2asdvx" timestamp="1730722628"&gt;188&lt;/key&gt;&lt;/foreign-keys&gt;&lt;ref-type name="Journal Article"&gt;17&lt;/ref-type&gt;&lt;contributors&gt;&lt;authors&gt;&lt;author&gt;Fu, Z.&lt;/author&gt;&lt;author&gt;Beam, D.&lt;/author&gt;&lt;author&gt;Chung, J. M.&lt;/author&gt;&lt;author&gt;Reed, C. M.&lt;/author&gt;&lt;author&gt;Mamelak, A. N.&lt;/author&gt;&lt;author&gt;Adolphs, R.&lt;/author&gt;&lt;author&gt;Rutishauser, U.&lt;/author&gt;&lt;/authors&gt;&lt;/contributors&gt;&lt;auth-address&gt;Department of Neurosurgery, Cedars-Sinai Medical Center, Los Angeles, CA, USA.&amp;#xD;Division of Humanities and Social Sciences, California Institute of Technology, Pasadena, CA, USA.&amp;#xD;Department of Neurology, Cedars-Sinai Medical Center, Los Angeles, CA, USA.&amp;#xD;Division of Biology and Bioengineering, California Institute of Technology, Pasadena, CA, USA.&amp;#xD;Center for Neural Science and Medicine, Department of Biomedical Sciences, Cedars-Sinai Medical Center, Los Angeles, CA, USA.&lt;/auth-address&gt;&lt;titles&gt;&lt;title&gt;The geometry of domain-general performance monitoring in the human medial frontal cortex&lt;/title&gt;&lt;secondary-title&gt;Science&lt;/secondary-title&gt;&lt;/titles&gt;&lt;periodical&gt;&lt;full-title&gt;Science&lt;/full-title&gt;&lt;/periodical&gt;&lt;pages&gt;eabm9922&lt;/pages&gt;&lt;volume&gt;376&lt;/volume&gt;&lt;number&gt;6593&lt;/number&gt;&lt;edition&gt;20220506&lt;/edition&gt;&lt;keywords&gt;&lt;keyword&gt;*Frontal Lobe/physiology&lt;/keyword&gt;&lt;keyword&gt;Humans&lt;/keyword&gt;&lt;keyword&gt;*Psychomotor Performance/physiology&lt;/keyword&gt;&lt;keyword&gt;Retrospective Studies&lt;/keyword&gt;&lt;/keywords&gt;&lt;dates&gt;&lt;year&gt;2022&lt;/year&gt;&lt;pub-dates&gt;&lt;date&gt;May 6&lt;/date&gt;&lt;/pub-dates&gt;&lt;/dates&gt;&lt;isbn&gt;0036-8075 (Print)&amp;#xD;0036-8075&lt;/isbn&gt;&lt;accession-num&gt;35511978&lt;/accession-num&gt;&lt;urls&gt;&lt;/urls&gt;&lt;custom1&gt;Competing interest: none&lt;/custom1&gt;&lt;custom2&gt;PMC9282918&lt;/custom2&gt;&lt;custom6&gt;NIHMS1812205&lt;/custom6&gt;&lt;electronic-resource-num&gt;10.1126/science.abm9922&lt;/electronic-resource-num&gt;&lt;remote-database-provider&gt;NLM&lt;/remote-database-provider&gt;&lt;language&gt;eng&lt;/language&gt;&lt;/record&gt;&lt;/Cite&gt;&lt;/EndNote&gt;</w:instrText>
      </w:r>
      <w:r w:rsidR="00C75C22">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32</w:t>
      </w:r>
      <w:r w:rsidR="00C75C22">
        <w:rPr>
          <w:rFonts w:ascii="Arial" w:eastAsia="Arial" w:hAnsi="Arial" w:cs="Arial"/>
          <w:color w:val="000000" w:themeColor="text1"/>
          <w:sz w:val="20"/>
          <w:szCs w:val="20"/>
        </w:rPr>
        <w:fldChar w:fldCharType="end"/>
      </w:r>
      <w:r w:rsidR="038066BF" w:rsidRPr="006A0173">
        <w:rPr>
          <w:rFonts w:ascii="Arial" w:eastAsia="Arial" w:hAnsi="Arial" w:cs="Arial"/>
          <w:color w:val="000000" w:themeColor="text1"/>
          <w:sz w:val="20"/>
          <w:szCs w:val="20"/>
        </w:rPr>
        <w:t>.</w:t>
      </w:r>
      <w:r w:rsidR="000D6699">
        <w:rPr>
          <w:rFonts w:ascii="Arial" w:eastAsia="Arial" w:hAnsi="Arial" w:cs="Arial"/>
          <w:color w:val="000000" w:themeColor="text1"/>
          <w:sz w:val="20"/>
          <w:szCs w:val="20"/>
        </w:rPr>
        <w:t xml:space="preserve"> </w:t>
      </w:r>
    </w:p>
    <w:p w14:paraId="480B969A" w14:textId="77777777" w:rsidR="00763425" w:rsidRPr="00D5030A" w:rsidRDefault="00763425" w:rsidP="00D5030A">
      <w:pPr>
        <w:jc w:val="both"/>
        <w:rPr>
          <w:rFonts w:ascii="Arial" w:eastAsia="Arial" w:hAnsi="Arial" w:cs="Arial"/>
          <w:sz w:val="12"/>
          <w:szCs w:val="12"/>
        </w:rPr>
      </w:pPr>
    </w:p>
    <w:p w14:paraId="12E64E8F" w14:textId="5426F084" w:rsidR="000D6699" w:rsidRDefault="077626DD" w:rsidP="00D5030A">
      <w:pPr>
        <w:jc w:val="both"/>
        <w:rPr>
          <w:rFonts w:ascii="Arial" w:hAnsi="Arial" w:cs="Arial"/>
          <w:sz w:val="20"/>
          <w:szCs w:val="20"/>
        </w:rPr>
      </w:pPr>
      <w:r w:rsidRPr="006A0173">
        <w:rPr>
          <w:rFonts w:ascii="Arial" w:eastAsia="Arial" w:hAnsi="Arial" w:cs="Arial"/>
          <w:sz w:val="20"/>
          <w:szCs w:val="20"/>
        </w:rPr>
        <w:t xml:space="preserve">While </w:t>
      </w:r>
      <w:r w:rsidR="004A366F">
        <w:rPr>
          <w:rFonts w:ascii="Arial" w:eastAsia="Arial" w:hAnsi="Arial" w:cs="Arial"/>
          <w:sz w:val="20"/>
          <w:szCs w:val="20"/>
        </w:rPr>
        <w:t>the debate about mechanisms of control</w:t>
      </w:r>
      <w:r w:rsidRPr="006A0173">
        <w:rPr>
          <w:rFonts w:ascii="Arial" w:eastAsia="Arial" w:hAnsi="Arial" w:cs="Arial"/>
          <w:sz w:val="20"/>
          <w:szCs w:val="20"/>
        </w:rPr>
        <w:t xml:space="preserve"> has unfolded over decades, inspired a large number of publications </w:t>
      </w:r>
      <w:r w:rsidR="0057464B" w:rsidRPr="006A0173">
        <w:rPr>
          <w:rFonts w:ascii="Arial" w:eastAsia="Arial" w:hAnsi="Arial" w:cs="Arial"/>
          <w:sz w:val="20"/>
          <w:szCs w:val="20"/>
        </w:rPr>
        <w:fldChar w:fldCharType="begin">
          <w:fldData xml:space="preserve">PEVuZE5vdGU+PENpdGU+PEF1dGhvcj5BbGV4YW5kZXI8L0F1dGhvcj48WWVhcj4yMDExPC9ZZWFy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=
</w:fldData>
        </w:fldChar>
      </w:r>
      <w:r w:rsidR="00487CB6">
        <w:rPr>
          <w:rFonts w:ascii="Arial" w:eastAsia="Arial" w:hAnsi="Arial" w:cs="Arial"/>
          <w:sz w:val="20"/>
          <w:szCs w:val="20"/>
        </w:rPr>
        <w:instrText xml:space="preserve"> ADDIN EN.CITE </w:instrText>
      </w:r>
      <w:r w:rsidR="00487CB6">
        <w:rPr>
          <w:rFonts w:ascii="Arial" w:eastAsia="Arial" w:hAnsi="Arial" w:cs="Arial"/>
          <w:sz w:val="20"/>
          <w:szCs w:val="20"/>
        </w:rPr>
        <w:fldChar w:fldCharType="begin">
          <w:fldData xml:space="preserve">PEVuZE5vdGU+PENpdGU+PEF1dGhvcj5BbGV4YW5kZXI8L0F1dGhvcj48WWVhcj4yMDExPC9ZZWFy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=
</w:fldData>
        </w:fldChar>
      </w:r>
      <w:r w:rsidR="00487CB6">
        <w:rPr>
          <w:rFonts w:ascii="Arial" w:eastAsia="Arial" w:hAnsi="Arial" w:cs="Arial"/>
          <w:sz w:val="20"/>
          <w:szCs w:val="20"/>
        </w:rPr>
        <w:instrText xml:space="preserve"> ADDIN EN.CITE.DATA </w:instrText>
      </w:r>
      <w:r w:rsidR="00487CB6">
        <w:rPr>
          <w:rFonts w:ascii="Arial" w:eastAsia="Arial" w:hAnsi="Arial" w:cs="Arial"/>
          <w:sz w:val="20"/>
          <w:szCs w:val="20"/>
        </w:rPr>
      </w:r>
      <w:r w:rsidR="00487CB6">
        <w:rPr>
          <w:rFonts w:ascii="Arial" w:eastAsia="Arial" w:hAnsi="Arial" w:cs="Arial"/>
          <w:sz w:val="20"/>
          <w:szCs w:val="20"/>
        </w:rPr>
        <w:fldChar w:fldCharType="end"/>
      </w:r>
      <w:r w:rsidR="0057464B" w:rsidRPr="006A0173">
        <w:rPr>
          <w:rFonts w:ascii="Arial" w:eastAsia="Arial" w:hAnsi="Arial" w:cs="Arial"/>
          <w:sz w:val="20"/>
          <w:szCs w:val="20"/>
        </w:rPr>
      </w:r>
      <w:r w:rsidR="0057464B" w:rsidRPr="006A0173">
        <w:rPr>
          <w:rFonts w:ascii="Arial" w:eastAsia="Arial" w:hAnsi="Arial" w:cs="Arial"/>
          <w:sz w:val="20"/>
          <w:szCs w:val="20"/>
        </w:rPr>
        <w:fldChar w:fldCharType="separate"/>
      </w:r>
      <w:r w:rsidR="00487CB6" w:rsidRPr="00487CB6">
        <w:rPr>
          <w:rFonts w:ascii="Arial" w:eastAsia="Arial" w:hAnsi="Arial" w:cs="Arial"/>
          <w:noProof/>
          <w:sz w:val="20"/>
          <w:szCs w:val="20"/>
          <w:vertAlign w:val="superscript"/>
        </w:rPr>
        <w:t>1,6,7,</w:t>
      </w:r>
      <w:r w:rsidR="002A7213" w:rsidRPr="002A7213">
        <w:rPr>
          <w:rFonts w:ascii="Arial" w:eastAsia="Arial" w:hAnsi="Arial" w:cs="Arial"/>
          <w:noProof/>
          <w:sz w:val="20"/>
          <w:szCs w:val="20"/>
          <w:vertAlign w:val="superscript"/>
        </w:rPr>
        <w:t>36,73,74,88</w:t>
      </w:r>
      <w:r w:rsidR="0057464B" w:rsidRPr="006A0173">
        <w:rPr>
          <w:rFonts w:ascii="Arial" w:eastAsia="Arial" w:hAnsi="Arial" w:cs="Arial"/>
          <w:sz w:val="20"/>
          <w:szCs w:val="20"/>
        </w:rPr>
        <w:fldChar w:fldCharType="end"/>
      </w:r>
      <w:r w:rsidRPr="006A0173">
        <w:rPr>
          <w:rFonts w:ascii="Arial" w:eastAsia="Arial" w:hAnsi="Arial" w:cs="Arial"/>
          <w:sz w:val="20"/>
          <w:szCs w:val="20"/>
        </w:rPr>
        <w:t xml:space="preserve">, yielded a large number of theories </w:t>
      </w:r>
      <w:r w:rsidR="00875431" w:rsidRPr="006A0173">
        <w:rPr>
          <w:rFonts w:ascii="Arial" w:eastAsia="Arial" w:hAnsi="Arial" w:cs="Arial"/>
          <w:sz w:val="20"/>
          <w:szCs w:val="20"/>
        </w:rPr>
        <w:fldChar w:fldCharType="begin">
          <w:fldData xml:space="preserve">PEVuZE5vdGU+PENpdGU+PEF1dGhvcj5LaXJzY2huZXI8L0F1dGhvcj48WWVhcj4yMDI0PC9ZZWFy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</w:fldData>
        </w:fldChar>
      </w:r>
      <w:r w:rsidR="00487CB6">
        <w:rPr>
          <w:rFonts w:ascii="Arial" w:eastAsia="Arial" w:hAnsi="Arial" w:cs="Arial"/>
          <w:sz w:val="20"/>
          <w:szCs w:val="20"/>
        </w:rPr>
        <w:instrText xml:space="preserve"> ADDIN EN.CITE </w:instrText>
      </w:r>
      <w:r w:rsidR="00487CB6">
        <w:rPr>
          <w:rFonts w:ascii="Arial" w:eastAsia="Arial" w:hAnsi="Arial" w:cs="Arial"/>
          <w:sz w:val="20"/>
          <w:szCs w:val="20"/>
        </w:rPr>
        <w:fldChar w:fldCharType="begin">
          <w:fldData xml:space="preserve">PEVuZE5vdGU+PENpdGU+PEF1dGhvcj5LaXJzY2huZXI8L0F1dGhvcj48WWVhcj4yMDI0PC9ZZWFy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</w:fldData>
        </w:fldChar>
      </w:r>
      <w:r w:rsidR="00487CB6">
        <w:rPr>
          <w:rFonts w:ascii="Arial" w:eastAsia="Arial" w:hAnsi="Arial" w:cs="Arial"/>
          <w:sz w:val="20"/>
          <w:szCs w:val="20"/>
        </w:rPr>
        <w:instrText xml:space="preserve"> ADDIN EN.CITE.DATA </w:instrText>
      </w:r>
      <w:r w:rsidR="00487CB6">
        <w:rPr>
          <w:rFonts w:ascii="Arial" w:eastAsia="Arial" w:hAnsi="Arial" w:cs="Arial"/>
          <w:sz w:val="20"/>
          <w:szCs w:val="20"/>
        </w:rPr>
      </w:r>
      <w:r w:rsidR="00487CB6">
        <w:rPr>
          <w:rFonts w:ascii="Arial" w:eastAsia="Arial" w:hAnsi="Arial" w:cs="Arial"/>
          <w:sz w:val="20"/>
          <w:szCs w:val="20"/>
        </w:rPr>
        <w:fldChar w:fldCharType="end"/>
      </w:r>
      <w:r w:rsidR="00875431" w:rsidRPr="006A0173">
        <w:rPr>
          <w:rFonts w:ascii="Arial" w:eastAsia="Arial" w:hAnsi="Arial" w:cs="Arial"/>
          <w:sz w:val="20"/>
          <w:szCs w:val="20"/>
        </w:rPr>
      </w:r>
      <w:r w:rsidR="00875431" w:rsidRPr="006A0173">
        <w:rPr>
          <w:rFonts w:ascii="Arial" w:eastAsia="Arial" w:hAnsi="Arial" w:cs="Arial"/>
          <w:sz w:val="20"/>
          <w:szCs w:val="20"/>
        </w:rPr>
        <w:fldChar w:fldCharType="separate"/>
      </w:r>
      <w:r w:rsidR="002A7213" w:rsidRPr="002A7213">
        <w:rPr>
          <w:rFonts w:ascii="Arial" w:eastAsia="Arial" w:hAnsi="Arial" w:cs="Arial"/>
          <w:noProof/>
          <w:sz w:val="20"/>
          <w:szCs w:val="20"/>
          <w:vertAlign w:val="superscript"/>
        </w:rPr>
        <w:t>45,82</w:t>
      </w:r>
      <w:r w:rsidR="00875431" w:rsidRPr="006A0173">
        <w:rPr>
          <w:rFonts w:ascii="Arial" w:eastAsia="Arial" w:hAnsi="Arial" w:cs="Arial"/>
          <w:sz w:val="20"/>
          <w:szCs w:val="20"/>
        </w:rPr>
        <w:fldChar w:fldCharType="end"/>
      </w:r>
      <w:r w:rsidRPr="006A0173">
        <w:rPr>
          <w:rFonts w:ascii="Arial" w:eastAsia="Arial" w:hAnsi="Arial" w:cs="Arial"/>
          <w:sz w:val="20"/>
          <w:szCs w:val="20"/>
        </w:rPr>
        <w:t xml:space="preserve">, and even spawned an entire series of specialized conferences (e.g., </w:t>
      </w:r>
      <w:r w:rsidR="00B06812" w:rsidRPr="006A0173">
        <w:rPr>
          <w:rFonts w:ascii="Arial" w:eastAsia="Arial" w:hAnsi="Arial" w:cs="Arial"/>
          <w:sz w:val="20"/>
          <w:szCs w:val="20"/>
        </w:rPr>
        <w:t>International Symposium on Motivational and Cognitive Control (MCC2000-2023)</w:t>
      </w:r>
      <w:r w:rsidRPr="006A0173">
        <w:rPr>
          <w:rFonts w:ascii="Arial" w:eastAsia="Arial" w:hAnsi="Arial" w:cs="Arial"/>
          <w:sz w:val="20"/>
          <w:szCs w:val="20"/>
        </w:rPr>
        <w:t>),</w:t>
      </w:r>
      <w:r w:rsidRPr="003B2415">
        <w:rPr>
          <w:rFonts w:ascii="Arial" w:eastAsia="Arial" w:hAnsi="Arial" w:cs="Arial"/>
          <w:sz w:val="20"/>
          <w:szCs w:val="20"/>
        </w:rPr>
        <w:t xml:space="preserve"> </w:t>
      </w:r>
      <w:r w:rsidRPr="003B2415">
        <w:rPr>
          <w:rFonts w:ascii="Arial" w:eastAsia="Arial" w:hAnsi="Arial" w:cs="Arial"/>
          <w:sz w:val="20"/>
          <w:szCs w:val="20"/>
          <w:u w:val="single"/>
        </w:rPr>
        <w:t>we still lack a single coherent and validated theory that explains what control is, why it is necessary under some conditions and not others, and how it is implemented in the brain. Here we propose one such coherent theory and a set of experiments designed to refine, test, and possibly validate it.</w:t>
      </w:r>
      <w:r w:rsidR="000D6699">
        <w:rPr>
          <w:rFonts w:ascii="Arial" w:hAnsi="Arial" w:cs="Arial"/>
          <w:sz w:val="20"/>
          <w:szCs w:val="20"/>
        </w:rPr>
        <w:t xml:space="preserve"> </w:t>
      </w:r>
    </w:p>
    <w:p w14:paraId="15F826E6" w14:textId="77777777" w:rsidR="000D6699" w:rsidRPr="00D5030A" w:rsidRDefault="000D6699" w:rsidP="00D5030A">
      <w:pPr>
        <w:jc w:val="both"/>
        <w:rPr>
          <w:rFonts w:ascii="Arial" w:hAnsi="Arial" w:cs="Arial"/>
          <w:sz w:val="12"/>
          <w:szCs w:val="12"/>
        </w:rPr>
      </w:pPr>
    </w:p>
    <w:p w14:paraId="07C95EEA" w14:textId="244247F3" w:rsidR="000D6699" w:rsidRDefault="00885C6B" w:rsidP="00D5030A">
      <w:pPr>
        <w:jc w:val="both"/>
        <w:rPr>
          <w:rFonts w:ascii="Arial" w:hAnsi="Arial" w:cs="Arial"/>
          <w:sz w:val="20"/>
          <w:szCs w:val="20"/>
        </w:rPr>
      </w:pPr>
      <w:r w:rsidRPr="003B2415">
        <w:rPr>
          <w:rFonts w:ascii="Arial" w:hAnsi="Arial" w:cs="Arial"/>
          <w:sz w:val="20"/>
          <w:szCs w:val="20"/>
        </w:rPr>
        <w:t xml:space="preserve">Our </w:t>
      </w:r>
      <w:r w:rsidR="00BB2D80" w:rsidRPr="003B2415">
        <w:rPr>
          <w:rFonts w:ascii="Arial" w:hAnsi="Arial" w:cs="Arial"/>
          <w:sz w:val="20"/>
          <w:szCs w:val="20"/>
        </w:rPr>
        <w:t>ideas</w:t>
      </w:r>
      <w:r w:rsidRPr="003B2415">
        <w:rPr>
          <w:rFonts w:ascii="Arial" w:hAnsi="Arial" w:cs="Arial"/>
          <w:sz w:val="20"/>
          <w:szCs w:val="20"/>
        </w:rPr>
        <w:t xml:space="preserve"> build</w:t>
      </w:r>
      <w:r w:rsidR="00BB2D80" w:rsidRPr="003B2415">
        <w:rPr>
          <w:rFonts w:ascii="Arial" w:hAnsi="Arial" w:cs="Arial"/>
          <w:sz w:val="20"/>
          <w:szCs w:val="20"/>
        </w:rPr>
        <w:t xml:space="preserve"> on</w:t>
      </w:r>
      <w:r w:rsidRPr="003B2415">
        <w:rPr>
          <w:rFonts w:ascii="Arial" w:hAnsi="Arial" w:cs="Arial"/>
          <w:sz w:val="20"/>
          <w:szCs w:val="20"/>
        </w:rPr>
        <w:t xml:space="preserve"> </w:t>
      </w:r>
      <w:r w:rsidR="00604E57" w:rsidRPr="003B2415">
        <w:rPr>
          <w:rFonts w:ascii="Arial" w:hAnsi="Arial" w:cs="Arial"/>
          <w:sz w:val="20"/>
          <w:szCs w:val="20"/>
        </w:rPr>
        <w:t>an existing theory</w:t>
      </w:r>
      <w:r w:rsidR="00BB2D80" w:rsidRPr="003B2415">
        <w:rPr>
          <w:rFonts w:ascii="Arial" w:hAnsi="Arial" w:cs="Arial"/>
          <w:sz w:val="20"/>
          <w:szCs w:val="20"/>
        </w:rPr>
        <w:t xml:space="preserve"> that </w:t>
      </w:r>
      <w:r w:rsidR="0039604A">
        <w:rPr>
          <w:rFonts w:ascii="Arial" w:hAnsi="Arial" w:cs="Arial"/>
          <w:sz w:val="20"/>
          <w:szCs w:val="20"/>
        </w:rPr>
        <w:t xml:space="preserve">the function of </w:t>
      </w:r>
      <w:r w:rsidR="00BB2D80" w:rsidRPr="003B2415">
        <w:rPr>
          <w:rFonts w:ascii="Arial" w:hAnsi="Arial" w:cs="Arial"/>
          <w:sz w:val="20"/>
          <w:szCs w:val="20"/>
        </w:rPr>
        <w:t xml:space="preserve">control </w:t>
      </w:r>
      <w:r w:rsidR="0039604A">
        <w:rPr>
          <w:rFonts w:ascii="Arial" w:hAnsi="Arial" w:cs="Arial"/>
          <w:sz w:val="20"/>
          <w:szCs w:val="20"/>
        </w:rPr>
        <w:t>is</w:t>
      </w:r>
      <w:r w:rsidR="0039604A" w:rsidRPr="003B2415">
        <w:rPr>
          <w:rFonts w:ascii="Arial" w:hAnsi="Arial" w:cs="Arial"/>
          <w:sz w:val="20"/>
          <w:szCs w:val="20"/>
        </w:rPr>
        <w:t xml:space="preserve"> </w:t>
      </w:r>
      <w:r w:rsidR="00604E57" w:rsidRPr="003B2415">
        <w:rPr>
          <w:rFonts w:ascii="Arial" w:hAnsi="Arial" w:cs="Arial"/>
          <w:sz w:val="20"/>
          <w:szCs w:val="20"/>
        </w:rPr>
        <w:t xml:space="preserve">to reduce overlap in neural network representations under conditions in which that overlap would lead to impaired performance </w:t>
      </w:r>
      <w:r w:rsidR="00796415">
        <w:rPr>
          <w:rFonts w:ascii="Arial" w:hAnsi="Arial" w:cs="Arial"/>
          <w:sz w:val="20"/>
          <w:szCs w:val="20"/>
        </w:rPr>
        <w:fldChar w:fldCharType="begin">
          <w:fldData xml:space="preserve">PEVuZE5vdGU+PENpdGU+PEF1dGhvcj5Cb3R2aW5pY2s8L0F1dGhvcj48WWVhcj4yMDAxPC9ZZWFy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PEVuZE5vdGU+PENpdGU+PEF1dGhvcj5Cb3R2aW5pY2s8L0F1dGhvcj48WWVhcj4yMDAxPC9ZZWFy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796415">
        <w:rPr>
          <w:rFonts w:ascii="Arial" w:hAnsi="Arial" w:cs="Arial"/>
          <w:sz w:val="20"/>
          <w:szCs w:val="20"/>
        </w:rPr>
      </w:r>
      <w:r w:rsidR="00796415">
        <w:rPr>
          <w:rFonts w:ascii="Arial" w:hAnsi="Arial" w:cs="Arial"/>
          <w:sz w:val="20"/>
          <w:szCs w:val="20"/>
        </w:rPr>
        <w:fldChar w:fldCharType="separate"/>
      </w:r>
      <w:r w:rsidR="00487CB6" w:rsidRPr="00487CB6">
        <w:rPr>
          <w:rFonts w:ascii="Arial" w:hAnsi="Arial" w:cs="Arial"/>
          <w:noProof/>
          <w:sz w:val="20"/>
          <w:szCs w:val="20"/>
          <w:vertAlign w:val="superscript"/>
        </w:rPr>
        <w:t>6,16,</w:t>
      </w:r>
      <w:r w:rsidR="002A7213" w:rsidRPr="002A7213">
        <w:rPr>
          <w:rFonts w:ascii="Arial" w:hAnsi="Arial" w:cs="Arial"/>
          <w:noProof/>
          <w:sz w:val="20"/>
          <w:szCs w:val="20"/>
          <w:vertAlign w:val="superscript"/>
        </w:rPr>
        <w:t>56,57</w:t>
      </w:r>
      <w:r w:rsidR="00796415">
        <w:rPr>
          <w:rFonts w:ascii="Arial" w:hAnsi="Arial" w:cs="Arial"/>
          <w:sz w:val="20"/>
          <w:szCs w:val="20"/>
        </w:rPr>
        <w:fldChar w:fldCharType="end"/>
      </w:r>
      <w:r w:rsidR="00604E57" w:rsidRPr="003B2415">
        <w:rPr>
          <w:rFonts w:ascii="Arial" w:hAnsi="Arial" w:cs="Arial"/>
          <w:sz w:val="20"/>
          <w:szCs w:val="20"/>
        </w:rPr>
        <w:t xml:space="preserve">. Overlapping representations can be helpful for learning in correlated environments where, for example, nearby lines </w:t>
      </w:r>
      <w:r w:rsidR="00D516A5">
        <w:rPr>
          <w:rFonts w:ascii="Arial" w:hAnsi="Arial" w:cs="Arial"/>
          <w:sz w:val="20"/>
          <w:szCs w:val="20"/>
        </w:rPr>
        <w:t>are</w:t>
      </w:r>
      <w:r w:rsidR="00064FAA">
        <w:rPr>
          <w:rFonts w:ascii="Arial" w:hAnsi="Arial" w:cs="Arial"/>
          <w:sz w:val="20"/>
          <w:szCs w:val="20"/>
        </w:rPr>
        <w:t xml:space="preserve"> similarly oriented</w:t>
      </w:r>
      <w:r w:rsidR="00604E57" w:rsidRPr="003B2415">
        <w:rPr>
          <w:rFonts w:ascii="Arial" w:hAnsi="Arial" w:cs="Arial"/>
          <w:sz w:val="20"/>
          <w:szCs w:val="20"/>
        </w:rPr>
        <w:t xml:space="preserve">, since such overlapping representations allow learning to be generalized </w:t>
      </w:r>
      <w:r w:rsidR="00D6170C" w:rsidRPr="003B2415">
        <w:rPr>
          <w:rFonts w:ascii="Arial" w:hAnsi="Arial" w:cs="Arial"/>
          <w:sz w:val="20"/>
          <w:szCs w:val="20"/>
        </w:rPr>
        <w:t>beyond</w:t>
      </w:r>
      <w:r w:rsidR="00604E57" w:rsidRPr="003B2415">
        <w:rPr>
          <w:rFonts w:ascii="Arial" w:hAnsi="Arial" w:cs="Arial"/>
          <w:sz w:val="20"/>
          <w:szCs w:val="20"/>
        </w:rPr>
        <w:t xml:space="preserve"> the exact instance of a stimulus that was observed</w:t>
      </w:r>
      <w:r w:rsidR="00D6170C" w:rsidRPr="003B2415">
        <w:rPr>
          <w:rFonts w:ascii="Arial" w:hAnsi="Arial" w:cs="Arial"/>
          <w:sz w:val="20"/>
          <w:szCs w:val="20"/>
        </w:rPr>
        <w:t xml:space="preserve"> to</w:t>
      </w:r>
      <w:r w:rsidR="00604E57" w:rsidRPr="003B2415">
        <w:rPr>
          <w:rFonts w:ascii="Arial" w:hAnsi="Arial" w:cs="Arial"/>
          <w:sz w:val="20"/>
          <w:szCs w:val="20"/>
        </w:rPr>
        <w:t xml:space="preserve"> </w:t>
      </w:r>
      <w:r w:rsidR="00D6170C" w:rsidRPr="003B2415">
        <w:rPr>
          <w:rFonts w:ascii="Arial" w:hAnsi="Arial" w:cs="Arial"/>
          <w:sz w:val="20"/>
          <w:szCs w:val="20"/>
        </w:rPr>
        <w:t xml:space="preserve">other related stimuli </w:t>
      </w:r>
      <w:r w:rsidR="00C460A3">
        <w:rPr>
          <w:rFonts w:ascii="Arial" w:hAnsi="Arial" w:cs="Arial"/>
          <w:sz w:val="20"/>
          <w:szCs w:val="20"/>
        </w:rPr>
        <w:fldChar w:fldCharType="begin">
          <w:fldData xml:space="preserve">PEVuZE5vdGU+PENpdGU+PEF1dGhvcj5EcmlzY29sbDwvQXV0aG9yPjxZZWFyPjIwMjQ8L1llYXI+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PEVuZE5vdGU+PENpdGU+PEF1dGhvcj5EcmlzY29sbDwvQXV0aG9yPjxZZWFyPjIwMjQ8L1llYXI+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C460A3">
        <w:rPr>
          <w:rFonts w:ascii="Arial" w:hAnsi="Arial" w:cs="Arial"/>
          <w:sz w:val="20"/>
          <w:szCs w:val="20"/>
        </w:rPr>
      </w:r>
      <w:r w:rsidR="00C460A3">
        <w:rPr>
          <w:rFonts w:ascii="Arial" w:hAnsi="Arial" w:cs="Arial"/>
          <w:sz w:val="20"/>
          <w:szCs w:val="20"/>
        </w:rPr>
        <w:fldChar w:fldCharType="separate"/>
      </w:r>
      <w:r w:rsidR="002A7213" w:rsidRPr="002A7213">
        <w:rPr>
          <w:rFonts w:ascii="Arial" w:hAnsi="Arial" w:cs="Arial"/>
          <w:noProof/>
          <w:sz w:val="20"/>
          <w:szCs w:val="20"/>
          <w:vertAlign w:val="superscript"/>
        </w:rPr>
        <w:t>26,34</w:t>
      </w:r>
      <w:r w:rsidR="00C460A3">
        <w:rPr>
          <w:rFonts w:ascii="Arial" w:hAnsi="Arial" w:cs="Arial"/>
          <w:sz w:val="20"/>
          <w:szCs w:val="20"/>
        </w:rPr>
        <w:fldChar w:fldCharType="end"/>
      </w:r>
      <w:r w:rsidR="00987EC0">
        <w:rPr>
          <w:rFonts w:ascii="Arial" w:hAnsi="Arial" w:cs="Arial"/>
          <w:sz w:val="20"/>
          <w:szCs w:val="20"/>
        </w:rPr>
        <w:t>.</w:t>
      </w:r>
      <w:r w:rsidR="00D6170C" w:rsidRPr="003B2415">
        <w:rPr>
          <w:rFonts w:ascii="Arial" w:hAnsi="Arial" w:cs="Arial"/>
          <w:sz w:val="20"/>
          <w:szCs w:val="20"/>
        </w:rPr>
        <w:t xml:space="preserve"> However, this benefit of generalization comes at a cost; such overlapping representations can make it difficult to perform specific tasks, namely those that require distinguishing between correlated factors that have had similar impacts on outcomes (</w:t>
      </w:r>
      <w:r w:rsidR="00D1690D" w:rsidRPr="003B2415">
        <w:rPr>
          <w:rFonts w:ascii="Arial" w:hAnsi="Arial" w:cs="Arial"/>
          <w:sz w:val="20"/>
          <w:szCs w:val="20"/>
        </w:rPr>
        <w:t>e.g.</w:t>
      </w:r>
      <w:r w:rsidR="00D6170C" w:rsidRPr="003B2415">
        <w:rPr>
          <w:rFonts w:ascii="Arial" w:hAnsi="Arial" w:cs="Arial"/>
          <w:sz w:val="20"/>
          <w:szCs w:val="20"/>
        </w:rPr>
        <w:t xml:space="preserve"> </w:t>
      </w:r>
      <w:r w:rsidR="000166A2">
        <w:rPr>
          <w:rFonts w:ascii="Arial" w:hAnsi="Arial" w:cs="Arial"/>
          <w:sz w:val="20"/>
          <w:szCs w:val="20"/>
        </w:rPr>
        <w:t>a</w:t>
      </w:r>
      <w:r w:rsidR="00D6170C" w:rsidRPr="003B2415">
        <w:rPr>
          <w:rFonts w:ascii="Arial" w:hAnsi="Arial" w:cs="Arial"/>
          <w:sz w:val="20"/>
          <w:szCs w:val="20"/>
        </w:rPr>
        <w:t xml:space="preserve">ction-outcomes) in training data. A prominent model of cognitive control solves this problem by amplifying task specific </w:t>
      </w:r>
      <w:r w:rsidR="00750BC1" w:rsidRPr="003B2415">
        <w:rPr>
          <w:rFonts w:ascii="Arial" w:hAnsi="Arial" w:cs="Arial"/>
          <w:sz w:val="20"/>
          <w:szCs w:val="20"/>
        </w:rPr>
        <w:t>features (</w:t>
      </w:r>
      <w:r w:rsidR="00C70186" w:rsidRPr="003B2415">
        <w:rPr>
          <w:rFonts w:ascii="Arial" w:hAnsi="Arial" w:cs="Arial"/>
          <w:sz w:val="20"/>
          <w:szCs w:val="20"/>
        </w:rPr>
        <w:t>i.e</w:t>
      </w:r>
      <w:r w:rsidR="00750BC1" w:rsidRPr="003B2415">
        <w:rPr>
          <w:rFonts w:ascii="Arial" w:hAnsi="Arial" w:cs="Arial"/>
          <w:sz w:val="20"/>
          <w:szCs w:val="20"/>
        </w:rPr>
        <w:t xml:space="preserve">. observed color in a </w:t>
      </w:r>
      <w:r w:rsidR="009E5583" w:rsidRPr="003B2415">
        <w:rPr>
          <w:rFonts w:ascii="Arial" w:hAnsi="Arial" w:cs="Arial"/>
          <w:sz w:val="20"/>
          <w:szCs w:val="20"/>
        </w:rPr>
        <w:t>S</w:t>
      </w:r>
      <w:r w:rsidR="00750BC1" w:rsidRPr="003B2415">
        <w:rPr>
          <w:rFonts w:ascii="Arial" w:hAnsi="Arial" w:cs="Arial"/>
          <w:sz w:val="20"/>
          <w:szCs w:val="20"/>
        </w:rPr>
        <w:t xml:space="preserve">troop task) so as to minimize their downstream representation in overlapping representations </w:t>
      </w:r>
      <w:r w:rsidR="00680A42">
        <w:rPr>
          <w:rFonts w:ascii="Arial" w:hAnsi="Arial" w:cs="Arial"/>
          <w:sz w:val="20"/>
          <w:szCs w:val="20"/>
        </w:rPr>
        <w:fldChar w:fldCharType="begin">
          <w:fldData xml:space="preserve">PEVuZE5vdGU+PENpdGU+PEF1dGhvcj5Db2hlbjwvQXV0aG9yPjxZZWFyPjE5OTA8L1llYXI+PFJl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PEVuZE5vdGU+PENpdGU+PEF1dGhvcj5Db2hlbjwvQXV0aG9yPjxZZWFyPjE5OTA8L1llYXI+PFJl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680A42">
        <w:rPr>
          <w:rFonts w:ascii="Arial" w:hAnsi="Arial" w:cs="Arial"/>
          <w:sz w:val="20"/>
          <w:szCs w:val="20"/>
        </w:rPr>
      </w:r>
      <w:r w:rsidR="00680A42">
        <w:rPr>
          <w:rFonts w:ascii="Arial" w:hAnsi="Arial" w:cs="Arial"/>
          <w:sz w:val="20"/>
          <w:szCs w:val="20"/>
        </w:rPr>
        <w:fldChar w:fldCharType="separate"/>
      </w:r>
      <w:r w:rsidR="00487CB6" w:rsidRPr="00487CB6">
        <w:rPr>
          <w:rFonts w:ascii="Arial" w:hAnsi="Arial" w:cs="Arial"/>
          <w:noProof/>
          <w:sz w:val="20"/>
          <w:szCs w:val="20"/>
          <w:vertAlign w:val="superscript"/>
        </w:rPr>
        <w:t>16,</w:t>
      </w:r>
      <w:r w:rsidR="002A7213" w:rsidRPr="002A7213">
        <w:rPr>
          <w:rFonts w:ascii="Arial" w:hAnsi="Arial" w:cs="Arial"/>
          <w:noProof/>
          <w:sz w:val="20"/>
          <w:szCs w:val="20"/>
          <w:vertAlign w:val="superscript"/>
        </w:rPr>
        <w:t>57</w:t>
      </w:r>
      <w:r w:rsidR="00680A42">
        <w:rPr>
          <w:rFonts w:ascii="Arial" w:hAnsi="Arial" w:cs="Arial"/>
          <w:sz w:val="20"/>
          <w:szCs w:val="20"/>
        </w:rPr>
        <w:fldChar w:fldCharType="end"/>
      </w:r>
      <w:r w:rsidR="00CC7BDB">
        <w:rPr>
          <w:rFonts w:ascii="Arial" w:hAnsi="Arial" w:cs="Arial"/>
          <w:sz w:val="20"/>
          <w:szCs w:val="20"/>
        </w:rPr>
        <w:t>.</w:t>
      </w:r>
      <w:r w:rsidR="00750BC1">
        <w:rPr>
          <w:rFonts w:ascii="Arial" w:hAnsi="Arial" w:cs="Arial"/>
          <w:sz w:val="20"/>
          <w:szCs w:val="20"/>
        </w:rPr>
        <w:t xml:space="preserve"> Related work has suggested that the need for such task-specific control signals might be anticipated based on prior experience</w:t>
      </w:r>
      <w:r w:rsidR="00A44AF6">
        <w:rPr>
          <w:rFonts w:ascii="Arial" w:hAnsi="Arial" w:cs="Arial"/>
          <w:sz w:val="20"/>
          <w:szCs w:val="20"/>
        </w:rPr>
        <w:t xml:space="preserve"> through a learning process that plays out over a longer timescale, for example a series of incongruent trials in a Stroop task </w:t>
      </w:r>
      <w:r w:rsidR="00CC7BDB">
        <w:rPr>
          <w:rFonts w:ascii="Arial" w:hAnsi="Arial" w:cs="Arial"/>
          <w:sz w:val="20"/>
          <w:szCs w:val="20"/>
        </w:rPr>
        <w:fldChar w:fldCharType="begin"/>
      </w:r>
      <w:r w:rsidR="00487CB6">
        <w:rPr>
          <w:rFonts w:ascii="Arial" w:hAnsi="Arial" w:cs="Arial"/>
          <w:sz w:val="20"/>
          <w:szCs w:val="20"/>
        </w:rPr>
        <w:instrText xml:space="preserve"> ADDIN EN.CITE &lt;EndNote&gt;&lt;Cite&gt;&lt;Author&gt;Botvinick&lt;/Author&gt;&lt;Year&gt;2001&lt;/Year&gt;&lt;RecNum&gt;197&lt;/RecNum&gt;&lt;DisplayText&gt;&lt;style face="superscript"&gt;6&lt;/style&gt;&lt;/DisplayText&gt;&lt;record&gt;&lt;rec-number&gt;197&lt;/rec-number&gt;&lt;foreign-keys&gt;&lt;key app="EN" db-id="xrp5dt9p9p0rr9exz935twzaeaveax2asdvx" timestamp="1730724471"&gt;197&lt;/key&gt;&lt;/foreign-keys&gt;&lt;ref-type name="Journal Article"&gt;17&lt;/ref-type&gt;&lt;contributors&gt;&lt;authors&gt;&lt;author&gt;Botvinick, M. M.&lt;/author&gt;&lt;author&gt;Braver, T. S.&lt;/author&gt;&lt;author&gt;Barch, D. M.&lt;/author&gt;&lt;author&gt;Carter, C. S.&lt;/author&gt;&lt;author&gt;Cohen, J. D.&lt;/author&gt;&lt;/authors&gt;&lt;/contributors&gt;&lt;auth-address&gt;Department of Psychology, Carnegie Mellon University, Pennsylvania, USA. mmb@cnbc.cmu.edu&lt;/auth-address&gt;&lt;titles&gt;&lt;title&gt;Conflict monitoring and cognitive control&lt;/title&gt;&lt;secondary-title&gt;Psychol Rev&lt;/secondary-title&gt;&lt;/titles&gt;&lt;periodical&gt;&lt;full-title&gt;Psychol Rev&lt;/full-title&gt;&lt;/periodical&gt;&lt;pages&gt;624-52&lt;/pages&gt;&lt;volume&gt;108&lt;/volume&gt;&lt;number&gt;3&lt;/number&gt;&lt;keywords&gt;&lt;keyword&gt;Cognition/*physiology&lt;/keyword&gt;&lt;keyword&gt;Cognitive Science&lt;/keyword&gt;&lt;keyword&gt;Computer Simulation&lt;/keyword&gt;&lt;keyword&gt;*Conflict, Psychological&lt;/keyword&gt;&lt;keyword&gt;Frontal Lobe/*physiology&lt;/keyword&gt;&lt;keyword&gt;Humans&lt;/keyword&gt;&lt;keyword&gt;Models, Psychological&lt;/keyword&gt;&lt;keyword&gt;Neuropsychology&lt;/keyword&gt;&lt;/keywords&gt;&lt;dates&gt;&lt;year&gt;2001&lt;/year&gt;&lt;pub-dates&gt;&lt;date&gt;Jul&lt;/date&gt;&lt;/pub-dates&gt;&lt;/dates&gt;&lt;isbn&gt;0033-295X (Print)&amp;#xD;0033-295x&lt;/isbn&gt;&lt;accession-num&gt;11488380&lt;/accession-num&gt;&lt;urls&gt;&lt;/urls&gt;&lt;electronic-resource-num&gt;10.1037/0033-295x.108.3.624&lt;/electronic-resource-num&gt;&lt;remote-database-provider&gt;NLM&lt;/remote-database-provider&gt;&lt;language&gt;eng&lt;/language&gt;&lt;/record&gt;&lt;/Cite&gt;&lt;/EndNote&gt;</w:instrText>
      </w:r>
      <w:r w:rsidR="00CC7BDB">
        <w:rPr>
          <w:rFonts w:ascii="Arial" w:hAnsi="Arial" w:cs="Arial"/>
          <w:sz w:val="20"/>
          <w:szCs w:val="20"/>
        </w:rPr>
        <w:fldChar w:fldCharType="separate"/>
      </w:r>
      <w:r w:rsidR="00487CB6" w:rsidRPr="00487CB6">
        <w:rPr>
          <w:rFonts w:ascii="Arial" w:hAnsi="Arial" w:cs="Arial"/>
          <w:noProof/>
          <w:sz w:val="20"/>
          <w:szCs w:val="20"/>
          <w:vertAlign w:val="superscript"/>
        </w:rPr>
        <w:t>6</w:t>
      </w:r>
      <w:r w:rsidR="00CC7BDB">
        <w:rPr>
          <w:rFonts w:ascii="Arial" w:hAnsi="Arial" w:cs="Arial"/>
          <w:sz w:val="20"/>
          <w:szCs w:val="20"/>
        </w:rPr>
        <w:fldChar w:fldCharType="end"/>
      </w:r>
      <w:r w:rsidR="00CC7BDB">
        <w:rPr>
          <w:rFonts w:ascii="Arial" w:hAnsi="Arial" w:cs="Arial"/>
          <w:sz w:val="20"/>
          <w:szCs w:val="20"/>
        </w:rPr>
        <w:t>.</w:t>
      </w:r>
      <w:r w:rsidR="00A44AF6" w:rsidRPr="003B2415">
        <w:rPr>
          <w:rFonts w:ascii="Arial" w:hAnsi="Arial" w:cs="Arial"/>
          <w:sz w:val="20"/>
          <w:szCs w:val="20"/>
        </w:rPr>
        <w:t xml:space="preserve"> While this line of theory has been compelling in its ability to explain core psychology results in cognitive control, it is limited in a number of ways. It has typically been applied to tasks where the control processes are somewhat </w:t>
      </w:r>
      <w:r w:rsidR="00A44AF6" w:rsidRPr="003B2415">
        <w:rPr>
          <w:rFonts w:ascii="Arial" w:hAnsi="Arial" w:cs="Arial"/>
          <w:sz w:val="20"/>
          <w:szCs w:val="20"/>
        </w:rPr>
        <w:lastRenderedPageBreak/>
        <w:t>transparent (</w:t>
      </w:r>
      <w:r w:rsidR="00916B53" w:rsidRPr="003B2415">
        <w:rPr>
          <w:rFonts w:ascii="Arial" w:hAnsi="Arial" w:cs="Arial"/>
          <w:sz w:val="20"/>
          <w:szCs w:val="20"/>
        </w:rPr>
        <w:t>e.g.</w:t>
      </w:r>
      <w:r w:rsidR="00A44AF6" w:rsidRPr="003B2415">
        <w:rPr>
          <w:rFonts w:ascii="Arial" w:hAnsi="Arial" w:cs="Arial"/>
          <w:sz w:val="20"/>
          <w:szCs w:val="20"/>
        </w:rPr>
        <w:t xml:space="preserve"> The </w:t>
      </w:r>
      <w:r w:rsidR="00CD6549" w:rsidRPr="003B2415">
        <w:rPr>
          <w:rFonts w:ascii="Arial" w:hAnsi="Arial" w:cs="Arial"/>
          <w:sz w:val="20"/>
          <w:szCs w:val="20"/>
        </w:rPr>
        <w:t>S</w:t>
      </w:r>
      <w:r w:rsidR="00A44AF6" w:rsidRPr="003B2415">
        <w:rPr>
          <w:rFonts w:ascii="Arial" w:hAnsi="Arial" w:cs="Arial"/>
          <w:sz w:val="20"/>
          <w:szCs w:val="20"/>
        </w:rPr>
        <w:t>troop task) and where there is a relatively limited space of features that affect to what extent control is necessary (</w:t>
      </w:r>
      <w:r w:rsidR="00916B53" w:rsidRPr="003B2415">
        <w:rPr>
          <w:rFonts w:ascii="Arial" w:hAnsi="Arial" w:cs="Arial"/>
          <w:sz w:val="20"/>
          <w:szCs w:val="20"/>
        </w:rPr>
        <w:t>i.e.</w:t>
      </w:r>
      <w:r w:rsidR="00A44AF6" w:rsidRPr="003B2415">
        <w:rPr>
          <w:rFonts w:ascii="Arial" w:hAnsi="Arial" w:cs="Arial"/>
          <w:sz w:val="20"/>
          <w:szCs w:val="20"/>
        </w:rPr>
        <w:t xml:space="preserve"> congruent/incongruent trials) as well as </w:t>
      </w:r>
      <w:r w:rsidR="00334931">
        <w:rPr>
          <w:rFonts w:ascii="Arial" w:hAnsi="Arial" w:cs="Arial"/>
          <w:sz w:val="20"/>
          <w:szCs w:val="20"/>
        </w:rPr>
        <w:t xml:space="preserve">the </w:t>
      </w:r>
      <w:r w:rsidR="00A44AF6" w:rsidRPr="003B2415">
        <w:rPr>
          <w:rFonts w:ascii="Arial" w:hAnsi="Arial" w:cs="Arial"/>
          <w:sz w:val="20"/>
          <w:szCs w:val="20"/>
        </w:rPr>
        <w:t xml:space="preserve">types of control that might be useful. In such cases, control signals have typically </w:t>
      </w:r>
      <w:r w:rsidR="004C35E0">
        <w:rPr>
          <w:rFonts w:ascii="Arial" w:hAnsi="Arial" w:cs="Arial"/>
          <w:sz w:val="20"/>
          <w:szCs w:val="20"/>
        </w:rPr>
        <w:t xml:space="preserve">been </w:t>
      </w:r>
      <w:r w:rsidR="00A44AF6" w:rsidRPr="003B2415">
        <w:rPr>
          <w:rFonts w:ascii="Arial" w:hAnsi="Arial" w:cs="Arial"/>
          <w:sz w:val="20"/>
          <w:szCs w:val="20"/>
        </w:rPr>
        <w:t xml:space="preserve">designed specifically for the task at hand, rather than being </w:t>
      </w:r>
      <w:r w:rsidR="00E74BE2" w:rsidRPr="003B2415">
        <w:rPr>
          <w:rFonts w:ascii="Arial" w:hAnsi="Arial" w:cs="Arial"/>
          <w:sz w:val="20"/>
          <w:szCs w:val="20"/>
        </w:rPr>
        <w:t>learned or discovered.</w:t>
      </w:r>
      <w:r w:rsidR="000D6699">
        <w:rPr>
          <w:rFonts w:ascii="Arial" w:hAnsi="Arial" w:cs="Arial"/>
          <w:sz w:val="20"/>
          <w:szCs w:val="20"/>
        </w:rPr>
        <w:t xml:space="preserve"> </w:t>
      </w:r>
    </w:p>
    <w:p w14:paraId="4831DA61" w14:textId="77777777" w:rsidR="000D6699" w:rsidRPr="00D5030A" w:rsidRDefault="000D6699" w:rsidP="00D5030A">
      <w:pPr>
        <w:jc w:val="both"/>
        <w:rPr>
          <w:rFonts w:ascii="Arial" w:hAnsi="Arial" w:cs="Arial"/>
          <w:sz w:val="12"/>
          <w:szCs w:val="12"/>
        </w:rPr>
      </w:pPr>
    </w:p>
    <w:p w14:paraId="6D8E1726" w14:textId="769D24BF" w:rsidR="000D6699" w:rsidRDefault="00D5030A" w:rsidP="00D5030A">
      <w:pPr>
        <w:jc w:val="both"/>
        <w:rPr>
          <w:rFonts w:ascii="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58246" behindDoc="1" locked="0" layoutInCell="1" allowOverlap="1" wp14:anchorId="3A8BCC1E" wp14:editId="2BB962CC">
                <wp:simplePos x="0" y="0"/>
                <wp:positionH relativeFrom="margin">
                  <wp:posOffset>3370828</wp:posOffset>
                </wp:positionH>
                <wp:positionV relativeFrom="paragraph">
                  <wp:posOffset>3422650</wp:posOffset>
                </wp:positionV>
                <wp:extent cx="2568575" cy="1318260"/>
                <wp:effectExtent l="0" t="0" r="0" b="2540"/>
                <wp:wrapTight wrapText="bothSides">
                  <wp:wrapPolygon edited="0">
                    <wp:start x="0" y="0"/>
                    <wp:lineTo x="0" y="21434"/>
                    <wp:lineTo x="21467" y="21434"/>
                    <wp:lineTo x="21467" y="0"/>
                    <wp:lineTo x="0" y="0"/>
                  </wp:wrapPolygon>
                </wp:wrapTight>
                <wp:docPr id="27689251" name="Text Box 1"/>
                <wp:cNvGraphicFramePr/>
                <a:graphic xmlns:a="http://schemas.openxmlformats.org/drawingml/2006/main">
                  <a:graphicData uri="http://schemas.microsoft.com/office/word/2010/wordprocessingShape">
                    <wps:wsp>
                      <wps:cNvSpPr txBox="1"/>
                      <wps:spPr>
                        <a:xfrm>
                          <a:off x="0" y="0"/>
                          <a:ext cx="2568575" cy="1318260"/>
                        </a:xfrm>
                        <a:prstGeom prst="rect">
                          <a:avLst/>
                        </a:prstGeom>
                        <a:solidFill>
                          <a:schemeClr val="lt1"/>
                        </a:solidFill>
                        <a:ln w="6350">
                          <a:noFill/>
                        </a:ln>
                      </wps:spPr>
                      <wps:txbx>
                        <w:txbxContent>
                          <w:p w14:paraId="6C0DAA54" w14:textId="32BE64F9" w:rsidR="00B467F4" w:rsidRPr="00D5030A" w:rsidRDefault="00341F5C" w:rsidP="00D5030A">
                            <w:pPr>
                              <w:jc w:val="both"/>
                              <w:rPr>
                                <w:sz w:val="15"/>
                                <w:szCs w:val="15"/>
                              </w:rPr>
                            </w:pPr>
                            <w:r w:rsidRPr="00D5030A">
                              <w:rPr>
                                <w:rFonts w:ascii="Arial" w:hAnsi="Arial" w:cs="Arial"/>
                                <w:b/>
                                <w:bCs/>
                                <w:sz w:val="15"/>
                                <w:szCs w:val="15"/>
                              </w:rPr>
                              <w:t>Fig</w:t>
                            </w:r>
                            <w:r w:rsidR="00AC22CA" w:rsidRPr="00D5030A">
                              <w:rPr>
                                <w:rFonts w:ascii="Arial" w:hAnsi="Arial" w:cs="Arial"/>
                                <w:b/>
                                <w:bCs/>
                                <w:sz w:val="15"/>
                                <w:szCs w:val="15"/>
                              </w:rPr>
                              <w:t>.</w:t>
                            </w:r>
                            <w:r w:rsidRPr="00D5030A">
                              <w:rPr>
                                <w:rFonts w:ascii="Arial" w:hAnsi="Arial" w:cs="Arial"/>
                                <w:b/>
                                <w:bCs/>
                                <w:sz w:val="15"/>
                                <w:szCs w:val="15"/>
                              </w:rPr>
                              <w:t xml:space="preserve"> </w:t>
                            </w:r>
                            <w:r w:rsidR="00FC203D" w:rsidRPr="00D5030A">
                              <w:rPr>
                                <w:rFonts w:ascii="Arial" w:hAnsi="Arial" w:cs="Arial"/>
                                <w:b/>
                                <w:bCs/>
                                <w:sz w:val="15"/>
                                <w:szCs w:val="15"/>
                              </w:rPr>
                              <w:t>1</w:t>
                            </w:r>
                            <w:r w:rsidRPr="00D5030A">
                              <w:rPr>
                                <w:rFonts w:ascii="Arial" w:hAnsi="Arial" w:cs="Arial"/>
                                <w:b/>
                                <w:bCs/>
                                <w:sz w:val="15"/>
                                <w:szCs w:val="15"/>
                              </w:rPr>
                              <w:t>: RNN embedding</w:t>
                            </w:r>
                            <w:r w:rsidR="004A64E2" w:rsidRPr="00D5030A">
                              <w:rPr>
                                <w:rFonts w:ascii="Arial" w:hAnsi="Arial" w:cs="Arial"/>
                                <w:b/>
                                <w:bCs/>
                                <w:sz w:val="15"/>
                                <w:szCs w:val="15"/>
                              </w:rPr>
                              <w:t>s</w:t>
                            </w:r>
                            <w:r w:rsidRPr="00D5030A">
                              <w:rPr>
                                <w:rFonts w:ascii="Arial" w:hAnsi="Arial" w:cs="Arial"/>
                                <w:b/>
                                <w:bCs/>
                                <w:sz w:val="15"/>
                                <w:szCs w:val="15"/>
                              </w:rPr>
                              <w:t xml:space="preserve"> </w:t>
                            </w:r>
                            <w:r w:rsidR="00733637" w:rsidRPr="00D5030A">
                              <w:rPr>
                                <w:rFonts w:ascii="Arial" w:hAnsi="Arial" w:cs="Arial"/>
                                <w:b/>
                                <w:bCs/>
                                <w:sz w:val="15"/>
                                <w:szCs w:val="15"/>
                              </w:rPr>
                              <w:t xml:space="preserve">can serve as </w:t>
                            </w:r>
                            <w:r w:rsidRPr="00D5030A">
                              <w:rPr>
                                <w:rFonts w:ascii="Arial" w:hAnsi="Arial" w:cs="Arial"/>
                                <w:b/>
                                <w:bCs/>
                                <w:sz w:val="15"/>
                                <w:szCs w:val="15"/>
                              </w:rPr>
                              <w:t>control representations.</w:t>
                            </w:r>
                            <w:r w:rsidRPr="00D5030A">
                              <w:rPr>
                                <w:rFonts w:ascii="Arial" w:hAnsi="Arial" w:cs="Arial"/>
                                <w:b/>
                                <w:sz w:val="15"/>
                                <w:szCs w:val="15"/>
                              </w:rPr>
                              <w:t xml:space="preserve"> A</w:t>
                            </w:r>
                            <w:r w:rsidRPr="00D5030A">
                              <w:rPr>
                                <w:rFonts w:ascii="Arial" w:hAnsi="Arial" w:cs="Arial"/>
                                <w:sz w:val="15"/>
                                <w:szCs w:val="15"/>
                              </w:rPr>
                              <w:t xml:space="preserve">) </w:t>
                            </w:r>
                            <w:r w:rsidR="00DE3F43">
                              <w:rPr>
                                <w:rFonts w:ascii="Arial" w:hAnsi="Arial" w:cs="Arial"/>
                                <w:sz w:val="15"/>
                                <w:szCs w:val="15"/>
                              </w:rPr>
                              <w:t>N</w:t>
                            </w:r>
                            <w:r w:rsidRPr="00D5030A">
                              <w:rPr>
                                <w:rFonts w:ascii="Arial" w:hAnsi="Arial" w:cs="Arial"/>
                                <w:sz w:val="15"/>
                                <w:szCs w:val="15"/>
                              </w:rPr>
                              <w:t xml:space="preserve">eural network </w:t>
                            </w:r>
                            <w:r w:rsidR="00DE3F43">
                              <w:rPr>
                                <w:rFonts w:ascii="Arial" w:hAnsi="Arial" w:cs="Arial"/>
                                <w:sz w:val="15"/>
                                <w:szCs w:val="15"/>
                              </w:rPr>
                              <w:t>contains</w:t>
                            </w:r>
                            <w:r w:rsidRPr="00D5030A">
                              <w:rPr>
                                <w:rFonts w:ascii="Arial" w:hAnsi="Arial" w:cs="Arial"/>
                                <w:sz w:val="15"/>
                                <w:szCs w:val="15"/>
                              </w:rPr>
                              <w:t xml:space="preserve"> synaptic weights W and embedding units Z. The network </w:t>
                            </w:r>
                            <w:r w:rsidR="00733637" w:rsidRPr="00D5030A">
                              <w:rPr>
                                <w:rFonts w:ascii="Arial" w:hAnsi="Arial" w:cs="Arial"/>
                                <w:sz w:val="15"/>
                                <w:szCs w:val="15"/>
                              </w:rPr>
                              <w:t>receives</w:t>
                            </w:r>
                            <w:r w:rsidRPr="00D5030A">
                              <w:rPr>
                                <w:rFonts w:ascii="Arial" w:hAnsi="Arial" w:cs="Arial"/>
                                <w:sz w:val="15"/>
                                <w:szCs w:val="15"/>
                              </w:rPr>
                              <w:t xml:space="preserve"> sensory input x </w:t>
                            </w:r>
                            <w:r w:rsidR="00733637" w:rsidRPr="00D5030A">
                              <w:rPr>
                                <w:rFonts w:ascii="Arial" w:hAnsi="Arial" w:cs="Arial"/>
                                <w:sz w:val="15"/>
                                <w:szCs w:val="15"/>
                              </w:rPr>
                              <w:t>and produces</w:t>
                            </w:r>
                            <w:r w:rsidRPr="00D5030A">
                              <w:rPr>
                                <w:rFonts w:ascii="Arial" w:hAnsi="Arial" w:cs="Arial"/>
                                <w:sz w:val="15"/>
                                <w:szCs w:val="15"/>
                              </w:rPr>
                              <w:t xml:space="preserve"> output y </w:t>
                            </w:r>
                            <w:r w:rsidR="0090199C" w:rsidRPr="00D5030A">
                              <w:rPr>
                                <w:rFonts w:ascii="Arial" w:hAnsi="Arial" w:cs="Arial"/>
                                <w:sz w:val="15"/>
                                <w:szCs w:val="15"/>
                              </w:rPr>
                              <w:t>leading to</w:t>
                            </w:r>
                            <w:r w:rsidRPr="00D5030A">
                              <w:rPr>
                                <w:rFonts w:ascii="Arial" w:hAnsi="Arial" w:cs="Arial"/>
                                <w:sz w:val="15"/>
                                <w:szCs w:val="15"/>
                              </w:rPr>
                              <w:t xml:space="preserve"> error ϵ. Both Z and W are updated to </w:t>
                            </w:r>
                            <w:r w:rsidR="00055BB6" w:rsidRPr="00D5030A">
                              <w:rPr>
                                <w:rFonts w:ascii="Arial" w:hAnsi="Arial" w:cs="Arial"/>
                                <w:sz w:val="15"/>
                                <w:szCs w:val="15"/>
                              </w:rPr>
                              <w:t>reduce</w:t>
                            </w:r>
                            <w:r w:rsidRPr="00D5030A">
                              <w:rPr>
                                <w:rFonts w:ascii="Arial" w:hAnsi="Arial" w:cs="Arial"/>
                                <w:sz w:val="15"/>
                                <w:szCs w:val="15"/>
                              </w:rPr>
                              <w:t xml:space="preserve"> error</w:t>
                            </w:r>
                            <w:r w:rsidR="003132A6">
                              <w:rPr>
                                <w:rFonts w:ascii="Arial" w:hAnsi="Arial" w:cs="Arial"/>
                                <w:sz w:val="15"/>
                                <w:szCs w:val="15"/>
                              </w:rPr>
                              <w:t xml:space="preserve">. </w:t>
                            </w:r>
                            <w:r w:rsidRPr="00D5030A">
                              <w:rPr>
                                <w:rFonts w:ascii="Arial" w:hAnsi="Arial" w:cs="Arial"/>
                                <w:b/>
                                <w:bCs/>
                                <w:sz w:val="15"/>
                                <w:szCs w:val="15"/>
                              </w:rPr>
                              <w:t>B</w:t>
                            </w:r>
                            <w:r w:rsidRPr="00D5030A">
                              <w:rPr>
                                <w:rFonts w:ascii="Arial" w:hAnsi="Arial" w:cs="Arial"/>
                                <w:sz w:val="15"/>
                                <w:szCs w:val="15"/>
                              </w:rPr>
                              <w:t xml:space="preserve">) </w:t>
                            </w:r>
                            <w:r w:rsidR="00D27E63">
                              <w:rPr>
                                <w:rFonts w:ascii="Arial" w:hAnsi="Arial" w:cs="Arial"/>
                                <w:sz w:val="15"/>
                                <w:szCs w:val="15"/>
                              </w:rPr>
                              <w:t xml:space="preserve">Model predictions (red) come to match </w:t>
                            </w:r>
                            <w:r w:rsidRPr="00D5030A">
                              <w:rPr>
                                <w:rFonts w:ascii="Arial" w:hAnsi="Arial" w:cs="Arial"/>
                                <w:sz w:val="15"/>
                                <w:szCs w:val="15"/>
                              </w:rPr>
                              <w:t xml:space="preserve">observed data (gray) </w:t>
                            </w:r>
                            <w:r w:rsidR="00D27E63">
                              <w:rPr>
                                <w:rFonts w:ascii="Arial" w:hAnsi="Arial" w:cs="Arial"/>
                                <w:sz w:val="15"/>
                                <w:szCs w:val="15"/>
                              </w:rPr>
                              <w:t>over time</w:t>
                            </w:r>
                            <w:r w:rsidRPr="00D5030A">
                              <w:rPr>
                                <w:rFonts w:ascii="Arial" w:hAnsi="Arial" w:cs="Arial"/>
                                <w:sz w:val="15"/>
                                <w:szCs w:val="15"/>
                              </w:rPr>
                              <w:t xml:space="preserve">. </w:t>
                            </w:r>
                            <w:r w:rsidRPr="00D5030A">
                              <w:rPr>
                                <w:rFonts w:ascii="Arial" w:hAnsi="Arial" w:cs="Arial"/>
                                <w:b/>
                                <w:sz w:val="15"/>
                                <w:szCs w:val="15"/>
                              </w:rPr>
                              <w:t>C</w:t>
                            </w:r>
                            <w:r w:rsidRPr="00D5030A">
                              <w:rPr>
                                <w:rFonts w:ascii="Arial" w:hAnsi="Arial" w:cs="Arial"/>
                                <w:sz w:val="15"/>
                                <w:szCs w:val="15"/>
                              </w:rPr>
                              <w:t xml:space="preserve">) Latent Z values </w:t>
                            </w:r>
                            <w:r w:rsidR="00F27EFF">
                              <w:rPr>
                                <w:rFonts w:ascii="Arial" w:hAnsi="Arial" w:cs="Arial"/>
                                <w:sz w:val="15"/>
                                <w:szCs w:val="15"/>
                              </w:rPr>
                              <w:t>becomes tuned to</w:t>
                            </w:r>
                            <w:r w:rsidRPr="00D5030A">
                              <w:rPr>
                                <w:rFonts w:ascii="Arial" w:hAnsi="Arial" w:cs="Arial"/>
                                <w:sz w:val="15"/>
                                <w:szCs w:val="15"/>
                              </w:rPr>
                              <w:t xml:space="preserve"> block structure </w:t>
                            </w:r>
                            <w:r w:rsidR="00F27EFF">
                              <w:rPr>
                                <w:rFonts w:ascii="Arial" w:hAnsi="Arial" w:cs="Arial"/>
                                <w:sz w:val="15"/>
                                <w:szCs w:val="15"/>
                              </w:rPr>
                              <w:t>over training</w:t>
                            </w:r>
                            <w:r w:rsidR="00144E31">
                              <w:rPr>
                                <w:rFonts w:ascii="Arial" w:hAnsi="Arial" w:cs="Arial"/>
                                <w:sz w:val="15"/>
                                <w:szCs w:val="15"/>
                              </w:rPr>
                              <w:t xml:space="preserve">, after which </w:t>
                            </w:r>
                            <w:r w:rsidR="00144E31" w:rsidRPr="003510F5">
                              <w:rPr>
                                <w:rFonts w:ascii="Arial" w:hAnsi="Arial" w:cs="Arial"/>
                                <w:sz w:val="15"/>
                                <w:szCs w:val="15"/>
                              </w:rPr>
                              <w:t>manipulating</w:t>
                            </w:r>
                            <w:r w:rsidR="00144E31">
                              <w:rPr>
                                <w:rFonts w:ascii="Arial" w:hAnsi="Arial" w:cs="Arial"/>
                                <w:sz w:val="15"/>
                                <w:szCs w:val="15"/>
                              </w:rPr>
                              <w:t xml:space="preserve"> Z</w:t>
                            </w:r>
                            <w:r w:rsidR="00144E31" w:rsidRPr="003510F5">
                              <w:rPr>
                                <w:rFonts w:ascii="Arial" w:hAnsi="Arial" w:cs="Arial"/>
                                <w:sz w:val="15"/>
                                <w:szCs w:val="15"/>
                              </w:rPr>
                              <w:t xml:space="preserve"> can </w:t>
                            </w:r>
                            <w:r w:rsidR="00163832">
                              <w:rPr>
                                <w:rFonts w:ascii="Arial" w:hAnsi="Arial" w:cs="Arial"/>
                                <w:sz w:val="15"/>
                                <w:szCs w:val="15"/>
                              </w:rPr>
                              <w:t>drive</w:t>
                            </w:r>
                            <w:r w:rsidR="00144E31" w:rsidRPr="003510F5">
                              <w:rPr>
                                <w:rFonts w:ascii="Arial" w:hAnsi="Arial" w:cs="Arial"/>
                                <w:sz w:val="15"/>
                                <w:szCs w:val="15"/>
                              </w:rPr>
                              <w:t xml:space="preserve"> the network to produce either one of the </w:t>
                            </w:r>
                            <w:r w:rsidR="00163832">
                              <w:rPr>
                                <w:rFonts w:ascii="Arial" w:hAnsi="Arial" w:cs="Arial"/>
                                <w:sz w:val="15"/>
                                <w:szCs w:val="15"/>
                              </w:rPr>
                              <w:t xml:space="preserve">learned </w:t>
                            </w:r>
                            <w:r w:rsidR="00144E31" w:rsidRPr="003510F5">
                              <w:rPr>
                                <w:rFonts w:ascii="Arial" w:hAnsi="Arial" w:cs="Arial"/>
                                <w:sz w:val="15"/>
                                <w:szCs w:val="15"/>
                              </w:rPr>
                              <w:t xml:space="preserve">behaviors, </w:t>
                            </w:r>
                            <w:r w:rsidR="009E0D63">
                              <w:rPr>
                                <w:rFonts w:ascii="Arial" w:hAnsi="Arial" w:cs="Arial"/>
                                <w:sz w:val="15"/>
                                <w:szCs w:val="15"/>
                              </w:rPr>
                              <w:t>providing a task specific</w:t>
                            </w:r>
                            <w:r w:rsidR="00144E31" w:rsidRPr="003510F5">
                              <w:rPr>
                                <w:rFonts w:ascii="Arial" w:hAnsi="Arial" w:cs="Arial"/>
                                <w:sz w:val="15"/>
                                <w:szCs w:val="15"/>
                              </w:rPr>
                              <w:t xml:space="preserve"> cognitive controlle</w:t>
                            </w:r>
                            <w:r w:rsidR="009E0D63">
                              <w:rPr>
                                <w:rFonts w:ascii="Arial" w:hAnsi="Arial" w:cs="Arial"/>
                                <w:sz w:val="15"/>
                                <w:szCs w:val="15"/>
                              </w:rPr>
                              <w:t>r</w:t>
                            </w:r>
                            <w:r w:rsidRPr="00D5030A">
                              <w:rPr>
                                <w:rFonts w:ascii="Arial" w:hAnsi="Arial" w:cs="Arial"/>
                                <w:sz w:val="15"/>
                                <w:szCs w:val="15"/>
                              </w:rPr>
                              <w:t xml:space="preserve"> </w:t>
                            </w:r>
                            <w:r w:rsidR="00144E31">
                              <w:rPr>
                                <w:rFonts w:ascii="Arial" w:hAnsi="Arial" w:cs="Arial"/>
                                <w:sz w:val="15"/>
                                <w:szCs w:val="15"/>
                              </w:rPr>
                              <w:t>(</w:t>
                            </w:r>
                            <w:r w:rsidRPr="00D5030A">
                              <w:rPr>
                                <w:rFonts w:ascii="Arial" w:hAnsi="Arial" w:cs="Arial"/>
                                <w:b/>
                                <w:sz w:val="15"/>
                                <w:szCs w:val="15"/>
                              </w:rPr>
                              <w:t>D, E</w:t>
                            </w:r>
                            <w:r w:rsidRPr="00D5030A">
                              <w:rPr>
                                <w:rFonts w:ascii="Arial" w:hAnsi="Arial" w:cs="Arial"/>
                                <w:sz w:val="15"/>
                                <w:szCs w:val="15"/>
                              </w:rPr>
                              <w:t xml:space="preserve">) </w:t>
                            </w:r>
                            <w:r w:rsidR="00144E31">
                              <w:rPr>
                                <w:rFonts w:ascii="Arial" w:hAnsi="Arial" w:cs="Arial"/>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BCC1E" id="_x0000_t202" coordsize="21600,21600" o:spt="202" path="m,l,21600r21600,l21600,xe">
                <v:stroke joinstyle="miter"/>
                <v:path gradientshapeok="t" o:connecttype="rect"/>
              </v:shapetype>
              <v:shape id="Text Box 1" o:spid="_x0000_s1026" type="#_x0000_t202" style="position:absolute;left:0;text-align:left;margin-left:265.4pt;margin-top:269.5pt;width:202.25pt;height:103.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" fillcolor="white [3201]" stroked="f" strokeweight=".5pt">
                <v:textbox>
                  <w:txbxContent>
                    <w:p w14:paraId="6C0DAA54" w14:textId="32BE64F9" w:rsidR="00B467F4" w:rsidRPr="00D5030A" w:rsidRDefault="00341F5C" w:rsidP="00D5030A">
                      <w:pPr>
                        <w:jc w:val="both"/>
                        <w:rPr>
                          <w:sz w:val="15"/>
                          <w:szCs w:val="15"/>
                        </w:rPr>
                      </w:pPr>
                      <w:r w:rsidRPr="00D5030A">
                        <w:rPr>
                          <w:rFonts w:ascii="Arial" w:hAnsi="Arial" w:cs="Arial"/>
                          <w:b/>
                          <w:bCs/>
                          <w:sz w:val="15"/>
                          <w:szCs w:val="15"/>
                        </w:rPr>
                        <w:t>Fig</w:t>
                      </w:r>
                      <w:r w:rsidR="00AC22CA" w:rsidRPr="00D5030A">
                        <w:rPr>
                          <w:rFonts w:ascii="Arial" w:hAnsi="Arial" w:cs="Arial"/>
                          <w:b/>
                          <w:bCs/>
                          <w:sz w:val="15"/>
                          <w:szCs w:val="15"/>
                        </w:rPr>
                        <w:t>.</w:t>
                      </w:r>
                      <w:r w:rsidRPr="00D5030A">
                        <w:rPr>
                          <w:rFonts w:ascii="Arial" w:hAnsi="Arial" w:cs="Arial"/>
                          <w:b/>
                          <w:bCs/>
                          <w:sz w:val="15"/>
                          <w:szCs w:val="15"/>
                        </w:rPr>
                        <w:t xml:space="preserve"> </w:t>
                      </w:r>
                      <w:r w:rsidR="00FC203D" w:rsidRPr="00D5030A">
                        <w:rPr>
                          <w:rFonts w:ascii="Arial" w:hAnsi="Arial" w:cs="Arial"/>
                          <w:b/>
                          <w:bCs/>
                          <w:sz w:val="15"/>
                          <w:szCs w:val="15"/>
                        </w:rPr>
                        <w:t>1</w:t>
                      </w:r>
                      <w:r w:rsidRPr="00D5030A">
                        <w:rPr>
                          <w:rFonts w:ascii="Arial" w:hAnsi="Arial" w:cs="Arial"/>
                          <w:b/>
                          <w:bCs/>
                          <w:sz w:val="15"/>
                          <w:szCs w:val="15"/>
                        </w:rPr>
                        <w:t>: RNN embedding</w:t>
                      </w:r>
                      <w:r w:rsidR="004A64E2" w:rsidRPr="00D5030A">
                        <w:rPr>
                          <w:rFonts w:ascii="Arial" w:hAnsi="Arial" w:cs="Arial"/>
                          <w:b/>
                          <w:bCs/>
                          <w:sz w:val="15"/>
                          <w:szCs w:val="15"/>
                        </w:rPr>
                        <w:t>s</w:t>
                      </w:r>
                      <w:r w:rsidRPr="00D5030A">
                        <w:rPr>
                          <w:rFonts w:ascii="Arial" w:hAnsi="Arial" w:cs="Arial"/>
                          <w:b/>
                          <w:bCs/>
                          <w:sz w:val="15"/>
                          <w:szCs w:val="15"/>
                        </w:rPr>
                        <w:t xml:space="preserve"> </w:t>
                      </w:r>
                      <w:r w:rsidR="00733637" w:rsidRPr="00D5030A">
                        <w:rPr>
                          <w:rFonts w:ascii="Arial" w:hAnsi="Arial" w:cs="Arial"/>
                          <w:b/>
                          <w:bCs/>
                          <w:sz w:val="15"/>
                          <w:szCs w:val="15"/>
                        </w:rPr>
                        <w:t xml:space="preserve">can serve as </w:t>
                      </w:r>
                      <w:r w:rsidRPr="00D5030A">
                        <w:rPr>
                          <w:rFonts w:ascii="Arial" w:hAnsi="Arial" w:cs="Arial"/>
                          <w:b/>
                          <w:bCs/>
                          <w:sz w:val="15"/>
                          <w:szCs w:val="15"/>
                        </w:rPr>
                        <w:t>control representations.</w:t>
                      </w:r>
                      <w:r w:rsidRPr="00D5030A">
                        <w:rPr>
                          <w:rFonts w:ascii="Arial" w:hAnsi="Arial" w:cs="Arial"/>
                          <w:b/>
                          <w:sz w:val="15"/>
                          <w:szCs w:val="15"/>
                        </w:rPr>
                        <w:t xml:space="preserve"> A</w:t>
                      </w:r>
                      <w:r w:rsidRPr="00D5030A">
                        <w:rPr>
                          <w:rFonts w:ascii="Arial" w:hAnsi="Arial" w:cs="Arial"/>
                          <w:sz w:val="15"/>
                          <w:szCs w:val="15"/>
                        </w:rPr>
                        <w:t xml:space="preserve">) </w:t>
                      </w:r>
                      <w:r w:rsidR="00DE3F43">
                        <w:rPr>
                          <w:rFonts w:ascii="Arial" w:hAnsi="Arial" w:cs="Arial"/>
                          <w:sz w:val="15"/>
                          <w:szCs w:val="15"/>
                        </w:rPr>
                        <w:t>N</w:t>
                      </w:r>
                      <w:r w:rsidRPr="00D5030A">
                        <w:rPr>
                          <w:rFonts w:ascii="Arial" w:hAnsi="Arial" w:cs="Arial"/>
                          <w:sz w:val="15"/>
                          <w:szCs w:val="15"/>
                        </w:rPr>
                        <w:t xml:space="preserve">eural network </w:t>
                      </w:r>
                      <w:r w:rsidR="00DE3F43">
                        <w:rPr>
                          <w:rFonts w:ascii="Arial" w:hAnsi="Arial" w:cs="Arial"/>
                          <w:sz w:val="15"/>
                          <w:szCs w:val="15"/>
                        </w:rPr>
                        <w:t>contains</w:t>
                      </w:r>
                      <w:r w:rsidRPr="00D5030A">
                        <w:rPr>
                          <w:rFonts w:ascii="Arial" w:hAnsi="Arial" w:cs="Arial"/>
                          <w:sz w:val="15"/>
                          <w:szCs w:val="15"/>
                        </w:rPr>
                        <w:t xml:space="preserve"> synaptic weights W and embedding units Z. The network </w:t>
                      </w:r>
                      <w:r w:rsidR="00733637" w:rsidRPr="00D5030A">
                        <w:rPr>
                          <w:rFonts w:ascii="Arial" w:hAnsi="Arial" w:cs="Arial"/>
                          <w:sz w:val="15"/>
                          <w:szCs w:val="15"/>
                        </w:rPr>
                        <w:t>receives</w:t>
                      </w:r>
                      <w:r w:rsidRPr="00D5030A">
                        <w:rPr>
                          <w:rFonts w:ascii="Arial" w:hAnsi="Arial" w:cs="Arial"/>
                          <w:sz w:val="15"/>
                          <w:szCs w:val="15"/>
                        </w:rPr>
                        <w:t xml:space="preserve"> sensory input x </w:t>
                      </w:r>
                      <w:r w:rsidR="00733637" w:rsidRPr="00D5030A">
                        <w:rPr>
                          <w:rFonts w:ascii="Arial" w:hAnsi="Arial" w:cs="Arial"/>
                          <w:sz w:val="15"/>
                          <w:szCs w:val="15"/>
                        </w:rPr>
                        <w:t>and produces</w:t>
                      </w:r>
                      <w:r w:rsidRPr="00D5030A">
                        <w:rPr>
                          <w:rFonts w:ascii="Arial" w:hAnsi="Arial" w:cs="Arial"/>
                          <w:sz w:val="15"/>
                          <w:szCs w:val="15"/>
                        </w:rPr>
                        <w:t xml:space="preserve"> output y </w:t>
                      </w:r>
                      <w:r w:rsidR="0090199C" w:rsidRPr="00D5030A">
                        <w:rPr>
                          <w:rFonts w:ascii="Arial" w:hAnsi="Arial" w:cs="Arial"/>
                          <w:sz w:val="15"/>
                          <w:szCs w:val="15"/>
                        </w:rPr>
                        <w:t>leading to</w:t>
                      </w:r>
                      <w:r w:rsidRPr="00D5030A">
                        <w:rPr>
                          <w:rFonts w:ascii="Arial" w:hAnsi="Arial" w:cs="Arial"/>
                          <w:sz w:val="15"/>
                          <w:szCs w:val="15"/>
                        </w:rPr>
                        <w:t xml:space="preserve"> error ϵ. Both Z and W are updated to </w:t>
                      </w:r>
                      <w:r w:rsidR="00055BB6" w:rsidRPr="00D5030A">
                        <w:rPr>
                          <w:rFonts w:ascii="Arial" w:hAnsi="Arial" w:cs="Arial"/>
                          <w:sz w:val="15"/>
                          <w:szCs w:val="15"/>
                        </w:rPr>
                        <w:t>reduce</w:t>
                      </w:r>
                      <w:r w:rsidRPr="00D5030A">
                        <w:rPr>
                          <w:rFonts w:ascii="Arial" w:hAnsi="Arial" w:cs="Arial"/>
                          <w:sz w:val="15"/>
                          <w:szCs w:val="15"/>
                        </w:rPr>
                        <w:t xml:space="preserve"> error</w:t>
                      </w:r>
                      <w:r w:rsidR="003132A6">
                        <w:rPr>
                          <w:rFonts w:ascii="Arial" w:hAnsi="Arial" w:cs="Arial"/>
                          <w:sz w:val="15"/>
                          <w:szCs w:val="15"/>
                        </w:rPr>
                        <w:t xml:space="preserve">. </w:t>
                      </w:r>
                      <w:r w:rsidRPr="00D5030A">
                        <w:rPr>
                          <w:rFonts w:ascii="Arial" w:hAnsi="Arial" w:cs="Arial"/>
                          <w:b/>
                          <w:bCs/>
                          <w:sz w:val="15"/>
                          <w:szCs w:val="15"/>
                        </w:rPr>
                        <w:t>B</w:t>
                      </w:r>
                      <w:r w:rsidRPr="00D5030A">
                        <w:rPr>
                          <w:rFonts w:ascii="Arial" w:hAnsi="Arial" w:cs="Arial"/>
                          <w:sz w:val="15"/>
                          <w:szCs w:val="15"/>
                        </w:rPr>
                        <w:t xml:space="preserve">) </w:t>
                      </w:r>
                      <w:r w:rsidR="00D27E63">
                        <w:rPr>
                          <w:rFonts w:ascii="Arial" w:hAnsi="Arial" w:cs="Arial"/>
                          <w:sz w:val="15"/>
                          <w:szCs w:val="15"/>
                        </w:rPr>
                        <w:t xml:space="preserve">Model predictions (red) come to match </w:t>
                      </w:r>
                      <w:r w:rsidRPr="00D5030A">
                        <w:rPr>
                          <w:rFonts w:ascii="Arial" w:hAnsi="Arial" w:cs="Arial"/>
                          <w:sz w:val="15"/>
                          <w:szCs w:val="15"/>
                        </w:rPr>
                        <w:t xml:space="preserve">observed data (gray) </w:t>
                      </w:r>
                      <w:r w:rsidR="00D27E63">
                        <w:rPr>
                          <w:rFonts w:ascii="Arial" w:hAnsi="Arial" w:cs="Arial"/>
                          <w:sz w:val="15"/>
                          <w:szCs w:val="15"/>
                        </w:rPr>
                        <w:t>over time</w:t>
                      </w:r>
                      <w:r w:rsidRPr="00D5030A">
                        <w:rPr>
                          <w:rFonts w:ascii="Arial" w:hAnsi="Arial" w:cs="Arial"/>
                          <w:sz w:val="15"/>
                          <w:szCs w:val="15"/>
                        </w:rPr>
                        <w:t xml:space="preserve">. </w:t>
                      </w:r>
                      <w:r w:rsidRPr="00D5030A">
                        <w:rPr>
                          <w:rFonts w:ascii="Arial" w:hAnsi="Arial" w:cs="Arial"/>
                          <w:b/>
                          <w:sz w:val="15"/>
                          <w:szCs w:val="15"/>
                        </w:rPr>
                        <w:t>C</w:t>
                      </w:r>
                      <w:r w:rsidRPr="00D5030A">
                        <w:rPr>
                          <w:rFonts w:ascii="Arial" w:hAnsi="Arial" w:cs="Arial"/>
                          <w:sz w:val="15"/>
                          <w:szCs w:val="15"/>
                        </w:rPr>
                        <w:t xml:space="preserve">) Latent Z values </w:t>
                      </w:r>
                      <w:r w:rsidR="00F27EFF">
                        <w:rPr>
                          <w:rFonts w:ascii="Arial" w:hAnsi="Arial" w:cs="Arial"/>
                          <w:sz w:val="15"/>
                          <w:szCs w:val="15"/>
                        </w:rPr>
                        <w:t>becomes tuned to</w:t>
                      </w:r>
                      <w:r w:rsidRPr="00D5030A">
                        <w:rPr>
                          <w:rFonts w:ascii="Arial" w:hAnsi="Arial" w:cs="Arial"/>
                          <w:sz w:val="15"/>
                          <w:szCs w:val="15"/>
                        </w:rPr>
                        <w:t xml:space="preserve"> block structure </w:t>
                      </w:r>
                      <w:r w:rsidR="00F27EFF">
                        <w:rPr>
                          <w:rFonts w:ascii="Arial" w:hAnsi="Arial" w:cs="Arial"/>
                          <w:sz w:val="15"/>
                          <w:szCs w:val="15"/>
                        </w:rPr>
                        <w:t>over training</w:t>
                      </w:r>
                      <w:r w:rsidR="00144E31">
                        <w:rPr>
                          <w:rFonts w:ascii="Arial" w:hAnsi="Arial" w:cs="Arial"/>
                          <w:sz w:val="15"/>
                          <w:szCs w:val="15"/>
                        </w:rPr>
                        <w:t xml:space="preserve">, after which </w:t>
                      </w:r>
                      <w:r w:rsidR="00144E31" w:rsidRPr="003510F5">
                        <w:rPr>
                          <w:rFonts w:ascii="Arial" w:hAnsi="Arial" w:cs="Arial"/>
                          <w:sz w:val="15"/>
                          <w:szCs w:val="15"/>
                        </w:rPr>
                        <w:t>manipulating</w:t>
                      </w:r>
                      <w:r w:rsidR="00144E31">
                        <w:rPr>
                          <w:rFonts w:ascii="Arial" w:hAnsi="Arial" w:cs="Arial"/>
                          <w:sz w:val="15"/>
                          <w:szCs w:val="15"/>
                        </w:rPr>
                        <w:t xml:space="preserve"> Z</w:t>
                      </w:r>
                      <w:r w:rsidR="00144E31" w:rsidRPr="003510F5">
                        <w:rPr>
                          <w:rFonts w:ascii="Arial" w:hAnsi="Arial" w:cs="Arial"/>
                          <w:sz w:val="15"/>
                          <w:szCs w:val="15"/>
                        </w:rPr>
                        <w:t xml:space="preserve"> can </w:t>
                      </w:r>
                      <w:r w:rsidR="00163832">
                        <w:rPr>
                          <w:rFonts w:ascii="Arial" w:hAnsi="Arial" w:cs="Arial"/>
                          <w:sz w:val="15"/>
                          <w:szCs w:val="15"/>
                        </w:rPr>
                        <w:t>drive</w:t>
                      </w:r>
                      <w:r w:rsidR="00144E31" w:rsidRPr="003510F5">
                        <w:rPr>
                          <w:rFonts w:ascii="Arial" w:hAnsi="Arial" w:cs="Arial"/>
                          <w:sz w:val="15"/>
                          <w:szCs w:val="15"/>
                        </w:rPr>
                        <w:t xml:space="preserve"> the network to produce either one of the </w:t>
                      </w:r>
                      <w:r w:rsidR="00163832">
                        <w:rPr>
                          <w:rFonts w:ascii="Arial" w:hAnsi="Arial" w:cs="Arial"/>
                          <w:sz w:val="15"/>
                          <w:szCs w:val="15"/>
                        </w:rPr>
                        <w:t xml:space="preserve">learned </w:t>
                      </w:r>
                      <w:r w:rsidR="00144E31" w:rsidRPr="003510F5">
                        <w:rPr>
                          <w:rFonts w:ascii="Arial" w:hAnsi="Arial" w:cs="Arial"/>
                          <w:sz w:val="15"/>
                          <w:szCs w:val="15"/>
                        </w:rPr>
                        <w:t xml:space="preserve">behaviors, </w:t>
                      </w:r>
                      <w:r w:rsidR="009E0D63">
                        <w:rPr>
                          <w:rFonts w:ascii="Arial" w:hAnsi="Arial" w:cs="Arial"/>
                          <w:sz w:val="15"/>
                          <w:szCs w:val="15"/>
                        </w:rPr>
                        <w:t>providing a task specific</w:t>
                      </w:r>
                      <w:r w:rsidR="00144E31" w:rsidRPr="003510F5">
                        <w:rPr>
                          <w:rFonts w:ascii="Arial" w:hAnsi="Arial" w:cs="Arial"/>
                          <w:sz w:val="15"/>
                          <w:szCs w:val="15"/>
                        </w:rPr>
                        <w:t xml:space="preserve"> cognitive controlle</w:t>
                      </w:r>
                      <w:r w:rsidR="009E0D63">
                        <w:rPr>
                          <w:rFonts w:ascii="Arial" w:hAnsi="Arial" w:cs="Arial"/>
                          <w:sz w:val="15"/>
                          <w:szCs w:val="15"/>
                        </w:rPr>
                        <w:t>r</w:t>
                      </w:r>
                      <w:r w:rsidRPr="00D5030A">
                        <w:rPr>
                          <w:rFonts w:ascii="Arial" w:hAnsi="Arial" w:cs="Arial"/>
                          <w:sz w:val="15"/>
                          <w:szCs w:val="15"/>
                        </w:rPr>
                        <w:t xml:space="preserve"> </w:t>
                      </w:r>
                      <w:r w:rsidR="00144E31">
                        <w:rPr>
                          <w:rFonts w:ascii="Arial" w:hAnsi="Arial" w:cs="Arial"/>
                          <w:sz w:val="15"/>
                          <w:szCs w:val="15"/>
                        </w:rPr>
                        <w:t>(</w:t>
                      </w:r>
                      <w:r w:rsidRPr="00D5030A">
                        <w:rPr>
                          <w:rFonts w:ascii="Arial" w:hAnsi="Arial" w:cs="Arial"/>
                          <w:b/>
                          <w:sz w:val="15"/>
                          <w:szCs w:val="15"/>
                        </w:rPr>
                        <w:t>D, E</w:t>
                      </w:r>
                      <w:proofErr w:type="gramStart"/>
                      <w:r w:rsidRPr="00D5030A">
                        <w:rPr>
                          <w:rFonts w:ascii="Arial" w:hAnsi="Arial" w:cs="Arial"/>
                          <w:sz w:val="15"/>
                          <w:szCs w:val="15"/>
                        </w:rPr>
                        <w:t xml:space="preserve">) </w:t>
                      </w:r>
                      <w:r w:rsidR="00144E31">
                        <w:rPr>
                          <w:rFonts w:ascii="Arial" w:hAnsi="Arial" w:cs="Arial"/>
                          <w:sz w:val="15"/>
                          <w:szCs w:val="15"/>
                        </w:rPr>
                        <w:t>.</w:t>
                      </w:r>
                      <w:proofErr w:type="gramEnd"/>
                    </w:p>
                  </w:txbxContent>
                </v:textbox>
                <w10:wrap type="tight" anchorx="margin"/>
              </v:shape>
            </w:pict>
          </mc:Fallback>
        </mc:AlternateContent>
      </w:r>
      <w:r>
        <w:rPr>
          <w:noProof/>
        </w:rPr>
        <w:drawing>
          <wp:anchor distT="0" distB="0" distL="114300" distR="114300" simplePos="0" relativeHeight="251658264" behindDoc="0" locked="0" layoutInCell="1" allowOverlap="0" wp14:anchorId="29FDAF2B" wp14:editId="0794C6BD">
            <wp:simplePos x="0" y="0"/>
            <wp:positionH relativeFrom="column">
              <wp:posOffset>3408680</wp:posOffset>
            </wp:positionH>
            <wp:positionV relativeFrom="page">
              <wp:posOffset>2138680</wp:posOffset>
            </wp:positionV>
            <wp:extent cx="2568575" cy="2766695"/>
            <wp:effectExtent l="0" t="0" r="0" b="1905"/>
            <wp:wrapSquare wrapText="bothSides"/>
            <wp:docPr id="2129949146" name="Picture 119999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49146" name="Picture 119999420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8575" cy="2766695"/>
                    </a:xfrm>
                    <a:prstGeom prst="rect">
                      <a:avLst/>
                    </a:prstGeom>
                  </pic:spPr>
                </pic:pic>
              </a:graphicData>
            </a:graphic>
            <wp14:sizeRelH relativeFrom="margin">
              <wp14:pctWidth>0</wp14:pctWidth>
            </wp14:sizeRelH>
            <wp14:sizeRelV relativeFrom="margin">
              <wp14:pctHeight>0</wp14:pctHeight>
            </wp14:sizeRelV>
          </wp:anchor>
        </w:drawing>
      </w:r>
      <w:r w:rsidR="00E74BE2" w:rsidRPr="003B2415">
        <w:rPr>
          <w:rFonts w:ascii="Arial" w:hAnsi="Arial" w:cs="Arial"/>
          <w:sz w:val="20"/>
          <w:szCs w:val="20"/>
        </w:rPr>
        <w:t xml:space="preserve">Here we propose an extension of this basic theory </w:t>
      </w:r>
      <w:r w:rsidR="007E0353" w:rsidRPr="003B2415">
        <w:rPr>
          <w:rFonts w:ascii="Arial" w:hAnsi="Arial" w:cs="Arial"/>
          <w:sz w:val="20"/>
          <w:szCs w:val="20"/>
        </w:rPr>
        <w:t xml:space="preserve">that solves the core shortcomings of existing instantiations. </w:t>
      </w:r>
      <w:r w:rsidR="78663045" w:rsidRPr="003B2415">
        <w:rPr>
          <w:rFonts w:ascii="Arial" w:hAnsi="Arial" w:cs="Arial"/>
          <w:sz w:val="20"/>
          <w:szCs w:val="20"/>
        </w:rPr>
        <w:t xml:space="preserve">Previous work has shown that </w:t>
      </w:r>
      <w:r w:rsidR="007E0353" w:rsidRPr="003B2415">
        <w:rPr>
          <w:rFonts w:ascii="Arial" w:hAnsi="Arial" w:cs="Arial"/>
          <w:sz w:val="20"/>
          <w:szCs w:val="20"/>
        </w:rPr>
        <w:t xml:space="preserve">artificial neural </w:t>
      </w:r>
      <w:r w:rsidR="78663045" w:rsidRPr="003B2415">
        <w:rPr>
          <w:rFonts w:ascii="Arial" w:hAnsi="Arial" w:cs="Arial"/>
          <w:sz w:val="20"/>
          <w:szCs w:val="20"/>
        </w:rPr>
        <w:t>networks, when trained on</w:t>
      </w:r>
      <w:r w:rsidR="007E0353" w:rsidRPr="003B2415">
        <w:rPr>
          <w:rFonts w:ascii="Arial" w:hAnsi="Arial" w:cs="Arial"/>
          <w:sz w:val="20"/>
          <w:szCs w:val="20"/>
        </w:rPr>
        <w:t xml:space="preserve"> data with natural correlation structures, develo</w:t>
      </w:r>
      <w:r w:rsidR="78663045" w:rsidRPr="003B2415">
        <w:rPr>
          <w:rFonts w:ascii="Arial" w:hAnsi="Arial" w:cs="Arial"/>
          <w:sz w:val="20"/>
          <w:szCs w:val="20"/>
        </w:rPr>
        <w:t>p overlapping representations of the form that make control signals useful</w:t>
      </w:r>
      <w:r w:rsidR="007E0353" w:rsidRPr="003B2415">
        <w:rPr>
          <w:rFonts w:ascii="Arial" w:hAnsi="Arial" w:cs="Arial"/>
          <w:sz w:val="20"/>
          <w:szCs w:val="20"/>
        </w:rPr>
        <w:t xml:space="preserve"> </w:t>
      </w:r>
      <w:r w:rsidR="00494D6D">
        <w:rPr>
          <w:rFonts w:ascii="Arial" w:hAnsi="Arial" w:cs="Arial"/>
          <w:sz w:val="20"/>
          <w:szCs w:val="20"/>
        </w:rPr>
        <w:fldChar w:fldCharType="begin">
          <w:fldData xml:space="preserve">PEVuZE5vdGU+PENpdGU+PEF1dGhvcj5NdXNzbGljazwvQXV0aG9yPjxZZWFyPjIwMjE8L1llYXI+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PEVuZE5vdGU+PENpdGU+PEF1dGhvcj5NdXNzbGljazwvQXV0aG9yPjxZZWFyPjIwMjE8L1llYXI+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494D6D">
        <w:rPr>
          <w:rFonts w:ascii="Arial" w:hAnsi="Arial" w:cs="Arial"/>
          <w:sz w:val="20"/>
          <w:szCs w:val="20"/>
        </w:rPr>
      </w:r>
      <w:r w:rsidR="00494D6D">
        <w:rPr>
          <w:rFonts w:ascii="Arial" w:hAnsi="Arial" w:cs="Arial"/>
          <w:sz w:val="20"/>
          <w:szCs w:val="20"/>
        </w:rPr>
        <w:fldChar w:fldCharType="separate"/>
      </w:r>
      <w:r w:rsidR="002A7213" w:rsidRPr="002A7213">
        <w:rPr>
          <w:rFonts w:ascii="Arial" w:hAnsi="Arial" w:cs="Arial"/>
          <w:noProof/>
          <w:sz w:val="20"/>
          <w:szCs w:val="20"/>
          <w:vertAlign w:val="superscript"/>
        </w:rPr>
        <w:t>56,57,63</w:t>
      </w:r>
      <w:r w:rsidR="00494D6D">
        <w:rPr>
          <w:rFonts w:ascii="Arial" w:hAnsi="Arial" w:cs="Arial"/>
          <w:sz w:val="20"/>
          <w:szCs w:val="20"/>
        </w:rPr>
        <w:fldChar w:fldCharType="end"/>
      </w:r>
      <w:r w:rsidR="003E65EF">
        <w:rPr>
          <w:rFonts w:ascii="Arial" w:hAnsi="Arial" w:cs="Arial"/>
          <w:sz w:val="20"/>
          <w:szCs w:val="20"/>
        </w:rPr>
        <w:t>.</w:t>
      </w:r>
      <w:r w:rsidR="78663045" w:rsidRPr="003B2415">
        <w:rPr>
          <w:rFonts w:ascii="Arial" w:hAnsi="Arial" w:cs="Arial"/>
          <w:sz w:val="20"/>
          <w:szCs w:val="20"/>
        </w:rPr>
        <w:t xml:space="preserve"> </w:t>
      </w:r>
      <w:r w:rsidR="007E0353" w:rsidRPr="003B2415">
        <w:rPr>
          <w:rFonts w:ascii="Arial" w:hAnsi="Arial" w:cs="Arial"/>
          <w:sz w:val="20"/>
          <w:szCs w:val="20"/>
        </w:rPr>
        <w:t>To date</w:t>
      </w:r>
      <w:r w:rsidR="78663045" w:rsidRPr="003B2415">
        <w:rPr>
          <w:rFonts w:ascii="Arial" w:hAnsi="Arial" w:cs="Arial"/>
          <w:sz w:val="20"/>
          <w:szCs w:val="20"/>
        </w:rPr>
        <w:t xml:space="preserve"> no model has been proposed to learn and execute the emerging control problems</w:t>
      </w:r>
      <w:r w:rsidR="007E0353" w:rsidRPr="003B2415">
        <w:rPr>
          <w:rFonts w:ascii="Arial" w:hAnsi="Arial" w:cs="Arial"/>
          <w:sz w:val="20"/>
          <w:szCs w:val="20"/>
        </w:rPr>
        <w:t>. T</w:t>
      </w:r>
      <w:r w:rsidR="00BF357E" w:rsidRPr="003B2415">
        <w:rPr>
          <w:rFonts w:ascii="Arial" w:hAnsi="Arial" w:cs="Arial"/>
          <w:sz w:val="20"/>
          <w:szCs w:val="20"/>
        </w:rPr>
        <w:t>he problem of inferring the control structure from experience involves segmenting experience into discrete tasks, which requires the agent to reason about their temporal experience beyond the current trial.</w:t>
      </w:r>
      <w:r w:rsidR="007E0353" w:rsidRPr="003B2415">
        <w:rPr>
          <w:rFonts w:ascii="Arial" w:hAnsi="Arial" w:cs="Arial"/>
          <w:sz w:val="20"/>
          <w:szCs w:val="20"/>
        </w:rPr>
        <w:t xml:space="preserve"> </w:t>
      </w:r>
      <w:r w:rsidR="00BF357E" w:rsidRPr="003B2415">
        <w:rPr>
          <w:rFonts w:ascii="Arial" w:hAnsi="Arial" w:cs="Arial"/>
          <w:sz w:val="20"/>
          <w:szCs w:val="20"/>
        </w:rPr>
        <w:t xml:space="preserve">Recent work from </w:t>
      </w:r>
      <w:r w:rsidR="00F76D84" w:rsidRPr="003B2415">
        <w:rPr>
          <w:rFonts w:ascii="Arial" w:hAnsi="Arial" w:cs="Arial"/>
          <w:sz w:val="20"/>
          <w:szCs w:val="20"/>
        </w:rPr>
        <w:t xml:space="preserve">member of our research team, </w:t>
      </w:r>
      <w:r w:rsidR="008143A2" w:rsidRPr="003B2415">
        <w:rPr>
          <w:rFonts w:ascii="Arial" w:hAnsi="Arial" w:cs="Arial"/>
          <w:sz w:val="20"/>
          <w:szCs w:val="20"/>
        </w:rPr>
        <w:t>Ali</w:t>
      </w:r>
      <w:r w:rsidR="00BF357E" w:rsidRPr="003B2415">
        <w:rPr>
          <w:rFonts w:ascii="Arial" w:hAnsi="Arial" w:cs="Arial"/>
          <w:sz w:val="20"/>
          <w:szCs w:val="20"/>
        </w:rPr>
        <w:t xml:space="preserve"> Hummos</w:t>
      </w:r>
      <w:r w:rsidR="00F76D84" w:rsidRPr="003B2415">
        <w:rPr>
          <w:rFonts w:ascii="Arial" w:hAnsi="Arial" w:cs="Arial"/>
          <w:sz w:val="20"/>
          <w:szCs w:val="20"/>
        </w:rPr>
        <w:t>,</w:t>
      </w:r>
      <w:r w:rsidR="00BF357E" w:rsidRPr="003B2415">
        <w:rPr>
          <w:rFonts w:ascii="Arial" w:hAnsi="Arial" w:cs="Arial"/>
          <w:sz w:val="20"/>
          <w:szCs w:val="20"/>
        </w:rPr>
        <w:t xml:space="preserve"> addressed the question of how neural systems might self-organize around the latent structure of the environment</w:t>
      </w:r>
      <w:r w:rsidR="00F76D84" w:rsidRPr="003B2415">
        <w:rPr>
          <w:rFonts w:ascii="Arial" w:hAnsi="Arial" w:cs="Arial"/>
          <w:sz w:val="20"/>
          <w:szCs w:val="20"/>
        </w:rPr>
        <w:t xml:space="preserve"> </w:t>
      </w:r>
      <w:r w:rsidR="00FF7F6A">
        <w:rPr>
          <w:rFonts w:ascii="Arial" w:hAnsi="Arial" w:cs="Arial"/>
          <w:sz w:val="20"/>
          <w:szCs w:val="20"/>
        </w:rPr>
        <w:fldChar w:fldCharType="begin"/>
      </w:r>
      <w:r w:rsidR="002A7213">
        <w:rPr>
          <w:rFonts w:ascii="Arial" w:hAnsi="Arial" w:cs="Arial"/>
          <w:sz w:val="20"/>
          <w:szCs w:val="20"/>
        </w:rPr>
        <w:instrText xml:space="preserve"> ADDIN EN.CITE &lt;EndNote&gt;&lt;Cite&gt;&lt;Author&gt;Hummos&lt;/Author&gt;&lt;Year&gt;2023&lt;/Year&gt;&lt;RecNum&gt;220&lt;/RecNum&gt;&lt;DisplayText&gt;&lt;style face="superscript"&gt;37,69&lt;/style&gt;&lt;/DisplayText&gt;&lt;record&gt;&lt;rec-number&gt;220&lt;/rec-number&gt;&lt;foreign-keys&gt;&lt;key app="EN" db-id="xrp5dt9p9p0rr9exz935twzaeaveax2asdvx" timestamp="1730729381"&gt;220&lt;/key&gt;&lt;/foreign-keys&gt;&lt;ref-type name="Conference Paper"&gt;47&lt;/ref-type&gt;&lt;contributors&gt;&lt;authors&gt;&lt;author&gt;Hummos, A.&lt;/author&gt;&lt;/authors&gt;&lt;/contributors&gt;&lt;titles&gt;&lt;title&gt;A brain-inspired algorithm for biologically-plausible continual learning and disentangled representations&lt;/title&gt;&lt;secondary-title&gt;The Eleventh International Conference on Learning Representations. &lt;/secondary-title&gt;&lt;/titles&gt;&lt;dates&gt;&lt;year&gt;2023&lt;/year&gt;&lt;/dates&gt;&lt;urls&gt;&lt;related-urls&gt;&lt;url&gt;https://openreview.net/forum?id=6orC5MvgPBK&lt;/url&gt;&lt;/related-urls&gt;&lt;/urls&gt;&lt;/record&gt;&lt;/Cite&gt;&lt;Cite&gt;&lt;Author&gt;Sandbrink&lt;/Author&gt;&lt;Year&gt;2024&lt;/Year&gt;&lt;RecNum&gt;221&lt;/RecNum&gt;&lt;record&gt;&lt;rec-number&gt;221&lt;/rec-number&gt;&lt;foreign-keys&gt;&lt;key app="EN" db-id="xrp5dt9p9p0rr9exz935twzaeaveax2asdvx" timestamp="1730729505"&gt;221&lt;/key&gt;&lt;/foreign-keys&gt;&lt;ref-type name="Conference Paper"&gt;47&lt;/ref-type&gt;&lt;contributors&gt;&lt;authors&gt;&lt;author&gt;Sandbrink, K.&lt;/author&gt;&lt;author&gt;Bauer, J. P.&lt;/author&gt;&lt;author&gt;Proca, A. M.&lt;/author&gt;&lt;author&gt;Saxe, A. M.&lt;/author&gt;&lt;author&gt;Summerfield, C.&lt;/author&gt;&lt;author&gt;Hummos, A.&lt;/author&gt;&lt;/authors&gt;&lt;/contributors&gt;&lt;titles&gt;&lt;title&gt;Flexible task abstractions emerge in linear networks with fast and bounded units&lt;/title&gt;&lt;/titles&gt;&lt;dates&gt;&lt;year&gt;2024&lt;/year&gt;&lt;/dates&gt;&lt;urls&gt;&lt;/urls&gt;&lt;/record&gt;&lt;/Cite&gt;&lt;/EndNote&gt;</w:instrText>
      </w:r>
      <w:r w:rsidR="00FF7F6A">
        <w:rPr>
          <w:rFonts w:ascii="Arial" w:hAnsi="Arial" w:cs="Arial"/>
          <w:sz w:val="20"/>
          <w:szCs w:val="20"/>
        </w:rPr>
        <w:fldChar w:fldCharType="separate"/>
      </w:r>
      <w:r w:rsidR="002A7213" w:rsidRPr="002A7213">
        <w:rPr>
          <w:rFonts w:ascii="Arial" w:hAnsi="Arial" w:cs="Arial"/>
          <w:noProof/>
          <w:sz w:val="20"/>
          <w:szCs w:val="20"/>
          <w:vertAlign w:val="superscript"/>
        </w:rPr>
        <w:t>37,69</w:t>
      </w:r>
      <w:r w:rsidR="00FF7F6A">
        <w:rPr>
          <w:rFonts w:ascii="Arial" w:hAnsi="Arial" w:cs="Arial"/>
          <w:sz w:val="20"/>
          <w:szCs w:val="20"/>
        </w:rPr>
        <w:fldChar w:fldCharType="end"/>
      </w:r>
      <w:r w:rsidR="00412AD3">
        <w:rPr>
          <w:rFonts w:ascii="Arial" w:hAnsi="Arial" w:cs="Arial"/>
          <w:sz w:val="20"/>
          <w:szCs w:val="20"/>
        </w:rPr>
        <w:t>.</w:t>
      </w:r>
      <w:r w:rsidR="00BF357E" w:rsidRPr="003B2415">
        <w:rPr>
          <w:rFonts w:ascii="Arial" w:hAnsi="Arial" w:cs="Arial"/>
          <w:sz w:val="20"/>
          <w:szCs w:val="20"/>
        </w:rPr>
        <w:t xml:space="preserve"> More specifically, the method starts by equipping RNNs with a small latent embedding to represent current task demands. Then by alternating task learning</w:t>
      </w:r>
      <w:r w:rsidR="004E607D">
        <w:rPr>
          <w:rFonts w:ascii="Arial" w:hAnsi="Arial" w:cs="Arial"/>
          <w:sz w:val="20"/>
          <w:szCs w:val="20"/>
        </w:rPr>
        <w:t xml:space="preserve"> (</w:t>
      </w:r>
      <w:r w:rsidR="00BF357E" w:rsidRPr="003B2415">
        <w:rPr>
          <w:rFonts w:ascii="Arial" w:hAnsi="Arial" w:cs="Arial"/>
          <w:sz w:val="20"/>
          <w:szCs w:val="20"/>
        </w:rPr>
        <w:t>updating the neural synaptic weights to learn</w:t>
      </w:r>
      <w:r w:rsidR="004E607D">
        <w:rPr>
          <w:rFonts w:ascii="Arial" w:hAnsi="Arial" w:cs="Arial"/>
          <w:sz w:val="20"/>
          <w:szCs w:val="20"/>
        </w:rPr>
        <w:t>)</w:t>
      </w:r>
      <w:r w:rsidR="00BF357E" w:rsidRPr="003B2415">
        <w:rPr>
          <w:rFonts w:ascii="Arial" w:hAnsi="Arial" w:cs="Arial"/>
          <w:sz w:val="20"/>
          <w:szCs w:val="20"/>
        </w:rPr>
        <w:t xml:space="preserve"> and task inference</w:t>
      </w:r>
      <w:r w:rsidR="004E607D">
        <w:rPr>
          <w:rFonts w:ascii="Arial" w:hAnsi="Arial" w:cs="Arial"/>
          <w:sz w:val="20"/>
          <w:szCs w:val="20"/>
        </w:rPr>
        <w:t xml:space="preserve"> (</w:t>
      </w:r>
      <w:r w:rsidR="00BF357E" w:rsidRPr="003B2415">
        <w:rPr>
          <w:rFonts w:ascii="Arial" w:hAnsi="Arial" w:cs="Arial"/>
          <w:sz w:val="20"/>
          <w:szCs w:val="20"/>
        </w:rPr>
        <w:t xml:space="preserve">updating </w:t>
      </w:r>
      <w:r w:rsidR="000A064D">
        <w:rPr>
          <w:rFonts w:ascii="Arial" w:hAnsi="Arial" w:cs="Arial"/>
          <w:sz w:val="20"/>
          <w:szCs w:val="20"/>
        </w:rPr>
        <w:t xml:space="preserve">the </w:t>
      </w:r>
      <w:r w:rsidR="00BF357E" w:rsidRPr="003B2415">
        <w:rPr>
          <w:rFonts w:ascii="Arial" w:hAnsi="Arial" w:cs="Arial"/>
          <w:sz w:val="20"/>
          <w:szCs w:val="20"/>
        </w:rPr>
        <w:t xml:space="preserve">latent embedding to infer </w:t>
      </w:r>
      <w:r w:rsidR="00CD098A">
        <w:rPr>
          <w:rFonts w:ascii="Arial" w:hAnsi="Arial" w:cs="Arial"/>
          <w:sz w:val="20"/>
          <w:szCs w:val="20"/>
        </w:rPr>
        <w:t xml:space="preserve">the </w:t>
      </w:r>
      <w:r w:rsidR="00BF357E" w:rsidRPr="003B2415">
        <w:rPr>
          <w:rFonts w:ascii="Arial" w:hAnsi="Arial" w:cs="Arial"/>
          <w:sz w:val="20"/>
          <w:szCs w:val="20"/>
        </w:rPr>
        <w:t>appropriate task</w:t>
      </w:r>
      <w:r w:rsidR="004E607D">
        <w:rPr>
          <w:rFonts w:ascii="Arial" w:hAnsi="Arial" w:cs="Arial"/>
          <w:sz w:val="20"/>
          <w:szCs w:val="20"/>
        </w:rPr>
        <w:t>)</w:t>
      </w:r>
      <w:r w:rsidR="00BF357E" w:rsidRPr="003B2415">
        <w:rPr>
          <w:rFonts w:ascii="Arial" w:hAnsi="Arial" w:cs="Arial"/>
          <w:sz w:val="20"/>
          <w:szCs w:val="20"/>
        </w:rPr>
        <w:t>, the system emulates the ‘Expectation-Maximization’</w:t>
      </w:r>
      <w:r w:rsidR="006D37AF">
        <w:rPr>
          <w:rFonts w:ascii="Arial" w:hAnsi="Arial" w:cs="Arial"/>
          <w:sz w:val="20"/>
          <w:szCs w:val="20"/>
        </w:rPr>
        <w:t xml:space="preserve"> </w:t>
      </w:r>
      <w:r w:rsidR="00BF357E" w:rsidRPr="003B2415">
        <w:rPr>
          <w:rFonts w:ascii="Arial" w:hAnsi="Arial" w:cs="Arial"/>
          <w:sz w:val="20"/>
          <w:szCs w:val="20"/>
        </w:rPr>
        <w:t xml:space="preserve">clustering algorithm. </w:t>
      </w:r>
      <w:r w:rsidR="009710F6" w:rsidRPr="003B2415">
        <w:rPr>
          <w:rFonts w:ascii="Arial" w:hAnsi="Arial" w:cs="Arial"/>
          <w:sz w:val="20"/>
          <w:szCs w:val="20"/>
        </w:rPr>
        <w:t>T</w:t>
      </w:r>
      <w:r w:rsidR="00BF357E" w:rsidRPr="003B2415">
        <w:rPr>
          <w:rFonts w:ascii="Arial" w:hAnsi="Arial" w:cs="Arial"/>
          <w:sz w:val="20"/>
          <w:szCs w:val="20"/>
        </w:rPr>
        <w:t>he algorithm can discover relevant task demands from data, and as such might discover the relevant control knob to facilitate rapid behavioral improvement for a given task.</w:t>
      </w:r>
      <w:r w:rsidR="00F76D84" w:rsidRPr="003B2415">
        <w:rPr>
          <w:rFonts w:ascii="Arial" w:hAnsi="Arial" w:cs="Arial"/>
          <w:sz w:val="20"/>
          <w:szCs w:val="20"/>
        </w:rPr>
        <w:t xml:space="preserve"> </w:t>
      </w:r>
      <w:r w:rsidR="00BF357E" w:rsidRPr="003B2415">
        <w:rPr>
          <w:rFonts w:ascii="Arial" w:hAnsi="Arial" w:cs="Arial"/>
          <w:sz w:val="20"/>
          <w:szCs w:val="20"/>
        </w:rPr>
        <w:t xml:space="preserve">However, while features of the model align to the problem of cognitive control, the model has never been applied to standard problems </w:t>
      </w:r>
      <w:r w:rsidR="00657A01">
        <w:rPr>
          <w:rFonts w:ascii="Arial" w:hAnsi="Arial" w:cs="Arial"/>
          <w:sz w:val="20"/>
          <w:szCs w:val="20"/>
        </w:rPr>
        <w:t xml:space="preserve">or tasks typically studied </w:t>
      </w:r>
      <w:r w:rsidR="00BF357E" w:rsidRPr="003B2415">
        <w:rPr>
          <w:rFonts w:ascii="Arial" w:hAnsi="Arial" w:cs="Arial"/>
          <w:sz w:val="20"/>
          <w:szCs w:val="20"/>
        </w:rPr>
        <w:t>in cognitive control</w:t>
      </w:r>
      <w:r w:rsidR="00657A01">
        <w:rPr>
          <w:rFonts w:ascii="Arial" w:hAnsi="Arial" w:cs="Arial"/>
          <w:sz w:val="20"/>
          <w:szCs w:val="20"/>
        </w:rPr>
        <w:t xml:space="preserve"> research</w:t>
      </w:r>
      <w:r w:rsidR="00BF357E" w:rsidRPr="003B2415">
        <w:rPr>
          <w:rFonts w:ascii="Arial" w:hAnsi="Arial" w:cs="Arial"/>
          <w:sz w:val="20"/>
          <w:szCs w:val="20"/>
        </w:rPr>
        <w:t>.</w:t>
      </w:r>
    </w:p>
    <w:p w14:paraId="13F72330" w14:textId="63E8D76C" w:rsidR="000D6699" w:rsidRPr="00D5030A" w:rsidRDefault="000D6699" w:rsidP="00D5030A">
      <w:pPr>
        <w:jc w:val="both"/>
        <w:rPr>
          <w:rFonts w:ascii="Arial" w:hAnsi="Arial" w:cs="Arial"/>
          <w:sz w:val="12"/>
          <w:szCs w:val="12"/>
        </w:rPr>
      </w:pPr>
    </w:p>
    <w:p w14:paraId="2E9346C3" w14:textId="6A8FCBFC" w:rsidR="008D643B" w:rsidRPr="00D5030A" w:rsidRDefault="00F76D84" w:rsidP="00D5030A">
      <w:pPr>
        <w:jc w:val="both"/>
        <w:rPr>
          <w:lang w:eastAsia="en-GB" w:bidi="he-IL"/>
        </w:rPr>
      </w:pPr>
      <w:r w:rsidRPr="003B2415">
        <w:rPr>
          <w:rFonts w:ascii="Arial" w:hAnsi="Arial" w:cs="Arial"/>
          <w:sz w:val="20"/>
          <w:szCs w:val="20"/>
        </w:rPr>
        <w:t xml:space="preserve">In this proposal we </w:t>
      </w:r>
      <w:r w:rsidR="00B354D9" w:rsidRPr="003B2415">
        <w:rPr>
          <w:rFonts w:ascii="Arial" w:hAnsi="Arial" w:cs="Arial"/>
          <w:sz w:val="20"/>
          <w:szCs w:val="20"/>
        </w:rPr>
        <w:t>will test this overarching theory</w:t>
      </w:r>
      <w:r w:rsidR="002B7D30" w:rsidRPr="003B2415">
        <w:rPr>
          <w:rFonts w:ascii="Arial" w:hAnsi="Arial" w:cs="Arial"/>
          <w:sz w:val="20"/>
          <w:szCs w:val="20"/>
        </w:rPr>
        <w:t xml:space="preserve"> through three specific aims</w:t>
      </w:r>
      <w:r w:rsidR="00F7143D">
        <w:rPr>
          <w:rFonts w:ascii="Arial" w:hAnsi="Arial" w:cs="Arial"/>
          <w:sz w:val="20"/>
          <w:szCs w:val="20"/>
        </w:rPr>
        <w:t>. In aim 1</w:t>
      </w:r>
      <w:r w:rsidR="002B7D30" w:rsidRPr="003B2415">
        <w:rPr>
          <w:rFonts w:ascii="Arial" w:hAnsi="Arial" w:cs="Arial"/>
          <w:sz w:val="20"/>
          <w:szCs w:val="20"/>
        </w:rPr>
        <w:t xml:space="preserve"> will develop a core set of RNN models to examine </w:t>
      </w:r>
      <w:r w:rsidR="00E12FEC">
        <w:rPr>
          <w:rFonts w:ascii="Arial" w:hAnsi="Arial" w:cs="Arial"/>
          <w:sz w:val="20"/>
          <w:szCs w:val="20"/>
        </w:rPr>
        <w:t xml:space="preserve">what </w:t>
      </w:r>
      <w:r w:rsidR="002B7D30" w:rsidRPr="003B2415">
        <w:rPr>
          <w:rFonts w:ascii="Arial" w:hAnsi="Arial" w:cs="Arial"/>
          <w:sz w:val="20"/>
          <w:szCs w:val="20"/>
        </w:rPr>
        <w:t xml:space="preserve">latent embeddings </w:t>
      </w:r>
      <w:r w:rsidR="00E12FEC">
        <w:rPr>
          <w:rFonts w:ascii="Arial" w:hAnsi="Arial" w:cs="Arial"/>
          <w:sz w:val="20"/>
          <w:szCs w:val="20"/>
        </w:rPr>
        <w:t xml:space="preserve">when adaptively </w:t>
      </w:r>
      <w:r w:rsidR="002B7D30" w:rsidRPr="003B2415">
        <w:rPr>
          <w:rFonts w:ascii="Arial" w:hAnsi="Arial" w:cs="Arial"/>
          <w:sz w:val="20"/>
          <w:szCs w:val="20"/>
        </w:rPr>
        <w:t xml:space="preserve">controlled </w:t>
      </w:r>
      <w:r w:rsidR="00E12FEC">
        <w:rPr>
          <w:rFonts w:ascii="Arial" w:hAnsi="Arial" w:cs="Arial"/>
          <w:sz w:val="20"/>
          <w:szCs w:val="20"/>
        </w:rPr>
        <w:t xml:space="preserve">would improve </w:t>
      </w:r>
      <w:r w:rsidR="002B7D30" w:rsidRPr="003B2415">
        <w:rPr>
          <w:rFonts w:ascii="Arial" w:hAnsi="Arial" w:cs="Arial"/>
          <w:sz w:val="20"/>
          <w:szCs w:val="20"/>
        </w:rPr>
        <w:t>flanker task</w:t>
      </w:r>
      <w:r w:rsidR="00E12FEC">
        <w:rPr>
          <w:rFonts w:ascii="Arial" w:hAnsi="Arial" w:cs="Arial"/>
          <w:sz w:val="20"/>
          <w:szCs w:val="20"/>
        </w:rPr>
        <w:t xml:space="preserve"> performance</w:t>
      </w:r>
      <w:r w:rsidR="002B7D30" w:rsidRPr="003B2415">
        <w:rPr>
          <w:rFonts w:ascii="Arial" w:hAnsi="Arial" w:cs="Arial"/>
          <w:sz w:val="20"/>
          <w:szCs w:val="20"/>
        </w:rPr>
        <w:t xml:space="preserve"> </w:t>
      </w:r>
      <w:r w:rsidR="003A46D5">
        <w:rPr>
          <w:rFonts w:ascii="Arial" w:hAnsi="Arial" w:cs="Arial"/>
          <w:sz w:val="20"/>
          <w:szCs w:val="20"/>
        </w:rPr>
        <w:t xml:space="preserve">and the fit to </w:t>
      </w:r>
      <w:r w:rsidR="002B7D30" w:rsidRPr="003B2415">
        <w:rPr>
          <w:rFonts w:ascii="Arial" w:hAnsi="Arial" w:cs="Arial"/>
          <w:sz w:val="20"/>
          <w:szCs w:val="20"/>
        </w:rPr>
        <w:t>within and across trial dynamics in human behavior and EEG</w:t>
      </w:r>
      <w:r w:rsidR="009D37F2">
        <w:rPr>
          <w:rFonts w:ascii="Arial" w:hAnsi="Arial" w:cs="Arial"/>
          <w:sz w:val="20"/>
          <w:szCs w:val="20"/>
        </w:rPr>
        <w:t xml:space="preserve"> data</w:t>
      </w:r>
      <w:r w:rsidR="002B7D30" w:rsidRPr="003B2415">
        <w:rPr>
          <w:rFonts w:ascii="Arial" w:hAnsi="Arial" w:cs="Arial"/>
          <w:sz w:val="20"/>
          <w:szCs w:val="20"/>
        </w:rPr>
        <w:t>. In Aim 2 we will test whether different task changes that require the need for controlled processing can all be subserved by the same controllers (</w:t>
      </w:r>
      <w:r w:rsidR="004C31B9" w:rsidRPr="003B2415">
        <w:rPr>
          <w:rFonts w:ascii="Arial" w:hAnsi="Arial" w:cs="Arial"/>
          <w:sz w:val="20"/>
          <w:szCs w:val="20"/>
        </w:rPr>
        <w:t>i.e.</w:t>
      </w:r>
      <w:r w:rsidR="002B7D30" w:rsidRPr="003B2415">
        <w:rPr>
          <w:rFonts w:ascii="Arial" w:hAnsi="Arial" w:cs="Arial"/>
          <w:sz w:val="20"/>
          <w:szCs w:val="20"/>
        </w:rPr>
        <w:t xml:space="preserve"> embedding space) or whether new controllers must be learned for each new control requirement. Furthermore, we will examine </w:t>
      </w:r>
      <w:r w:rsidR="00145B16" w:rsidRPr="003B2415">
        <w:rPr>
          <w:rFonts w:ascii="Arial" w:hAnsi="Arial" w:cs="Arial"/>
          <w:sz w:val="20"/>
          <w:szCs w:val="20"/>
        </w:rPr>
        <w:t xml:space="preserve">the degree to which control policies optimized for one task (from </w:t>
      </w:r>
      <w:r w:rsidR="00DE31B1">
        <w:rPr>
          <w:rFonts w:ascii="Arial" w:hAnsi="Arial" w:cs="Arial"/>
          <w:sz w:val="20"/>
          <w:szCs w:val="20"/>
        </w:rPr>
        <w:t>A</w:t>
      </w:r>
      <w:r w:rsidR="00145B16" w:rsidRPr="003B2415">
        <w:rPr>
          <w:rFonts w:ascii="Arial" w:hAnsi="Arial" w:cs="Arial"/>
          <w:sz w:val="20"/>
          <w:szCs w:val="20"/>
        </w:rPr>
        <w:t xml:space="preserve">im 1) generalize to a different task (Aim 2). Finally, </w:t>
      </w:r>
      <w:r w:rsidR="00C12E59">
        <w:rPr>
          <w:rFonts w:ascii="Arial" w:hAnsi="Arial" w:cs="Arial"/>
          <w:sz w:val="20"/>
          <w:szCs w:val="20"/>
        </w:rPr>
        <w:t xml:space="preserve">in Aim 3, </w:t>
      </w:r>
      <w:r w:rsidR="00145B16" w:rsidRPr="003B2415">
        <w:rPr>
          <w:rFonts w:ascii="Arial" w:hAnsi="Arial" w:cs="Arial"/>
          <w:sz w:val="20"/>
          <w:szCs w:val="20"/>
        </w:rPr>
        <w:t>we will test</w:t>
      </w:r>
      <w:r w:rsidR="031B4B91" w:rsidRPr="031B4B91">
        <w:rPr>
          <w:rFonts w:ascii="Arial" w:hAnsi="Arial" w:cs="Arial"/>
          <w:sz w:val="20"/>
          <w:szCs w:val="20"/>
        </w:rPr>
        <w:t xml:space="preserve"> the effects of</w:t>
      </w:r>
      <w:r w:rsidR="00145B16" w:rsidRPr="003B2415">
        <w:rPr>
          <w:rFonts w:ascii="Arial" w:hAnsi="Arial" w:cs="Arial"/>
          <w:sz w:val="20"/>
          <w:szCs w:val="20"/>
        </w:rPr>
        <w:t xml:space="preserve"> </w:t>
      </w:r>
      <w:r w:rsidR="031B4B91" w:rsidRPr="031B4B91">
        <w:rPr>
          <w:rFonts w:ascii="Arial" w:hAnsi="Arial" w:cs="Arial"/>
          <w:sz w:val="20"/>
          <w:szCs w:val="20"/>
        </w:rPr>
        <w:t>perturbations</w:t>
      </w:r>
      <w:r w:rsidR="00145B16" w:rsidRPr="003B2415">
        <w:rPr>
          <w:rFonts w:ascii="Arial" w:hAnsi="Arial" w:cs="Arial"/>
          <w:sz w:val="20"/>
          <w:szCs w:val="20"/>
        </w:rPr>
        <w:t xml:space="preserve"> to the control system in our trained RNN and examine whether these effects match those produced by </w:t>
      </w:r>
      <w:r w:rsidR="031B4B91" w:rsidRPr="031B4B91">
        <w:rPr>
          <w:rFonts w:ascii="Arial" w:hAnsi="Arial" w:cs="Arial"/>
          <w:sz w:val="20"/>
          <w:szCs w:val="20"/>
        </w:rPr>
        <w:t>perturbation</w:t>
      </w:r>
      <w:r w:rsidR="00145B16" w:rsidRPr="003B2415">
        <w:rPr>
          <w:rFonts w:ascii="Arial" w:hAnsi="Arial" w:cs="Arial"/>
          <w:sz w:val="20"/>
          <w:szCs w:val="20"/>
        </w:rPr>
        <w:t xml:space="preserve"> of the </w:t>
      </w:r>
      <w:proofErr w:type="spellStart"/>
      <w:r w:rsidR="00996863" w:rsidRPr="00C31A40">
        <w:rPr>
          <w:rFonts w:ascii="Arial" w:eastAsia="Arial" w:hAnsi="Arial" w:cs="Arial"/>
          <w:color w:val="000000" w:themeColor="text1"/>
          <w:sz w:val="20"/>
          <w:szCs w:val="20"/>
        </w:rPr>
        <w:t>pMFC</w:t>
      </w:r>
      <w:proofErr w:type="spellEnd"/>
      <w:r w:rsidR="00145B16" w:rsidRPr="003B2415">
        <w:rPr>
          <w:rFonts w:ascii="Arial" w:hAnsi="Arial" w:cs="Arial"/>
          <w:sz w:val="20"/>
          <w:szCs w:val="20"/>
        </w:rPr>
        <w:t xml:space="preserve"> in humans performing a cognitive control task. </w:t>
      </w:r>
    </w:p>
    <w:p w14:paraId="2CC6996E" w14:textId="77777777" w:rsidR="008D643B" w:rsidRPr="00D5030A" w:rsidRDefault="008D643B" w:rsidP="00D5030A">
      <w:pPr>
        <w:pStyle w:val="Heading1"/>
        <w:ind w:right="4"/>
        <w:jc w:val="both"/>
        <w:rPr>
          <w:sz w:val="12"/>
          <w:szCs w:val="12"/>
          <w:lang w:val="en-US"/>
        </w:rPr>
      </w:pPr>
    </w:p>
    <w:p w14:paraId="57D9A1A9" w14:textId="6D4FE30F" w:rsidR="00B40989" w:rsidRPr="003B2415" w:rsidRDefault="00B40989" w:rsidP="00D5030A">
      <w:pPr>
        <w:pStyle w:val="Heading1"/>
        <w:ind w:right="4"/>
        <w:jc w:val="both"/>
        <w:rPr>
          <w:noProof/>
          <w:lang w:val="en-US"/>
        </w:rPr>
      </w:pPr>
      <w:r w:rsidRPr="003B2415">
        <w:rPr>
          <w:lang w:val="en-US"/>
        </w:rPr>
        <w:t>2 Innovation</w:t>
      </w:r>
      <w:r w:rsidRPr="003B2415">
        <w:rPr>
          <w:noProof/>
          <w:lang w:val="en-US"/>
        </w:rPr>
        <w:t xml:space="preserve"> </w:t>
      </w:r>
    </w:p>
    <w:p w14:paraId="240BC314" w14:textId="01D47572" w:rsidR="00B40989" w:rsidRPr="00D5030A" w:rsidRDefault="4843042D" w:rsidP="00D5030A">
      <w:pPr>
        <w:jc w:val="both"/>
        <w:rPr>
          <w:rFonts w:ascii="Arial" w:hAnsi="Arial" w:cs="Arial"/>
          <w:sz w:val="20"/>
          <w:szCs w:val="20"/>
        </w:rPr>
      </w:pPr>
      <w:r w:rsidRPr="003B2415">
        <w:rPr>
          <w:rFonts w:ascii="Arial" w:hAnsi="Arial" w:cs="Arial"/>
          <w:sz w:val="20"/>
          <w:szCs w:val="20"/>
        </w:rPr>
        <w:t xml:space="preserve">Our work innovates in several ways. First, we build on a recently developed model that solved a critical problem in continual learning with RNNs. </w:t>
      </w:r>
      <w:r w:rsidR="00A60E0D" w:rsidRPr="031B4B91">
        <w:rPr>
          <w:rFonts w:ascii="Arial" w:hAnsi="Arial" w:cs="Arial"/>
          <w:sz w:val="20"/>
          <w:szCs w:val="20"/>
        </w:rPr>
        <w:t>Solving this</w:t>
      </w:r>
      <w:r w:rsidR="00A60E0D">
        <w:rPr>
          <w:rFonts w:ascii="Arial" w:hAnsi="Arial" w:cs="Arial"/>
          <w:sz w:val="20"/>
          <w:szCs w:val="20"/>
        </w:rPr>
        <w:t xml:space="preserve"> problem is critical </w:t>
      </w:r>
      <w:r w:rsidR="00A60E0D" w:rsidRPr="031B4B91">
        <w:rPr>
          <w:rFonts w:ascii="Arial" w:hAnsi="Arial" w:cs="Arial"/>
          <w:sz w:val="20"/>
          <w:szCs w:val="20"/>
        </w:rPr>
        <w:t xml:space="preserve">for </w:t>
      </w:r>
      <w:r w:rsidR="00A60E0D">
        <w:rPr>
          <w:rFonts w:ascii="Arial" w:hAnsi="Arial" w:cs="Arial"/>
          <w:sz w:val="20"/>
          <w:szCs w:val="20"/>
        </w:rPr>
        <w:t xml:space="preserve">the </w:t>
      </w:r>
      <w:r w:rsidR="00A60E0D" w:rsidRPr="031B4B91">
        <w:rPr>
          <w:rFonts w:ascii="Arial" w:hAnsi="Arial" w:cs="Arial"/>
          <w:sz w:val="20"/>
          <w:szCs w:val="20"/>
        </w:rPr>
        <w:t xml:space="preserve">human </w:t>
      </w:r>
      <w:r w:rsidR="00A60E0D">
        <w:rPr>
          <w:rFonts w:ascii="Arial" w:hAnsi="Arial" w:cs="Arial"/>
          <w:sz w:val="20"/>
          <w:szCs w:val="20"/>
        </w:rPr>
        <w:t xml:space="preserve">brain </w:t>
      </w:r>
      <w:r w:rsidR="00A60E0D" w:rsidRPr="031B4B91">
        <w:rPr>
          <w:rFonts w:ascii="Arial" w:hAnsi="Arial" w:cs="Arial"/>
          <w:sz w:val="20"/>
          <w:szCs w:val="20"/>
        </w:rPr>
        <w:t>since people are</w:t>
      </w:r>
      <w:r w:rsidR="00A60E0D">
        <w:rPr>
          <w:rFonts w:ascii="Arial" w:hAnsi="Arial" w:cs="Arial"/>
          <w:sz w:val="20"/>
          <w:szCs w:val="20"/>
        </w:rPr>
        <w:t xml:space="preserve"> forced</w:t>
      </w:r>
      <w:r w:rsidR="00A60E0D" w:rsidRPr="003B2415">
        <w:rPr>
          <w:rFonts w:ascii="Arial" w:hAnsi="Arial" w:cs="Arial"/>
          <w:sz w:val="20"/>
          <w:szCs w:val="20"/>
        </w:rPr>
        <w:t xml:space="preserve"> to learn one experience at a time</w:t>
      </w:r>
      <w:r w:rsidR="00A60E0D">
        <w:rPr>
          <w:rFonts w:ascii="Arial" w:hAnsi="Arial" w:cs="Arial"/>
          <w:sz w:val="20"/>
          <w:szCs w:val="20"/>
        </w:rPr>
        <w:t xml:space="preserve">. </w:t>
      </w:r>
      <w:r w:rsidR="00A60E0D" w:rsidRPr="031B4B91">
        <w:rPr>
          <w:rFonts w:ascii="Arial" w:hAnsi="Arial" w:cs="Arial"/>
          <w:sz w:val="20"/>
          <w:szCs w:val="20"/>
        </w:rPr>
        <w:t xml:space="preserve">We propose that the brain </w:t>
      </w:r>
      <w:r w:rsidR="00A60E0D">
        <w:rPr>
          <w:rFonts w:ascii="Arial" w:hAnsi="Arial" w:cs="Arial"/>
          <w:sz w:val="20"/>
          <w:szCs w:val="20"/>
        </w:rPr>
        <w:t xml:space="preserve">leverages </w:t>
      </w:r>
      <w:r w:rsidR="00A60E0D" w:rsidRPr="031B4B91">
        <w:rPr>
          <w:rFonts w:ascii="Arial" w:hAnsi="Arial" w:cs="Arial"/>
          <w:sz w:val="20"/>
          <w:szCs w:val="20"/>
        </w:rPr>
        <w:t xml:space="preserve">temporal experience to discover latent structure in the environment, and doing inference over this latent structure to achieve flexible and goal-congruent behaviors. </w:t>
      </w:r>
      <w:r w:rsidR="00A60E0D">
        <w:rPr>
          <w:rFonts w:ascii="Arial" w:hAnsi="Arial" w:cs="Arial"/>
          <w:sz w:val="20"/>
          <w:szCs w:val="20"/>
        </w:rPr>
        <w:t xml:space="preserve">The novel </w:t>
      </w:r>
      <w:r w:rsidRPr="003B2415">
        <w:rPr>
          <w:rFonts w:ascii="Arial" w:hAnsi="Arial" w:cs="Arial"/>
          <w:sz w:val="20"/>
          <w:szCs w:val="20"/>
        </w:rPr>
        <w:t xml:space="preserve">model </w:t>
      </w:r>
      <w:r w:rsidR="00A60E0D">
        <w:rPr>
          <w:rFonts w:ascii="Arial" w:hAnsi="Arial" w:cs="Arial"/>
          <w:sz w:val="20"/>
          <w:szCs w:val="20"/>
        </w:rPr>
        <w:t xml:space="preserve">we use </w:t>
      </w:r>
      <w:r w:rsidRPr="003B2415">
        <w:rPr>
          <w:rFonts w:ascii="Arial" w:hAnsi="Arial" w:cs="Arial"/>
          <w:sz w:val="20"/>
          <w:szCs w:val="20"/>
        </w:rPr>
        <w:t xml:space="preserve">can </w:t>
      </w:r>
      <w:r w:rsidR="00A60E0D">
        <w:rPr>
          <w:rFonts w:ascii="Arial" w:hAnsi="Arial" w:cs="Arial"/>
          <w:sz w:val="20"/>
          <w:szCs w:val="20"/>
        </w:rPr>
        <w:t xml:space="preserve">similarly </w:t>
      </w:r>
      <w:r w:rsidRPr="003B2415">
        <w:rPr>
          <w:rFonts w:ascii="Arial" w:hAnsi="Arial" w:cs="Arial"/>
          <w:sz w:val="20"/>
          <w:szCs w:val="20"/>
        </w:rPr>
        <w:t xml:space="preserve">discover latent embeddings that enable a single recurrent neural network to solve multiple tasks presented serially – without any explicit labeling of tasks or randomization of training samples </w:t>
      </w:r>
      <w:r w:rsidR="00790494">
        <w:rPr>
          <w:rFonts w:ascii="Arial" w:hAnsi="Arial" w:cs="Arial"/>
          <w:sz w:val="20"/>
          <w:szCs w:val="20"/>
        </w:rPr>
        <w:fldChar w:fldCharType="begin"/>
      </w:r>
      <w:r w:rsidR="002A7213">
        <w:rPr>
          <w:rFonts w:ascii="Arial" w:hAnsi="Arial" w:cs="Arial"/>
          <w:sz w:val="20"/>
          <w:szCs w:val="20"/>
        </w:rPr>
        <w:instrText xml:space="preserve"> ADDIN EN.CITE &lt;EndNote&gt;&lt;Cite&gt;&lt;Author&gt;Hummos&lt;/Author&gt;&lt;Year&gt;2023&lt;/Year&gt;&lt;RecNum&gt;220&lt;/RecNum&gt;&lt;DisplayText&gt;&lt;style face="superscript"&gt;37,69&lt;/style&gt;&lt;/DisplayText&gt;&lt;record&gt;&lt;rec-number&gt;220&lt;/rec-number&gt;&lt;foreign-keys&gt;&lt;key app="EN" db-id="xrp5dt9p9p0rr9exz935twzaeaveax2asdvx" timestamp="1730729381"&gt;220&lt;/key&gt;&lt;/foreign-keys&gt;&lt;ref-type name="Conference Paper"&gt;47&lt;/ref-type&gt;&lt;contributors&gt;&lt;authors&gt;&lt;author&gt;Hummos, A.&lt;/author&gt;&lt;/authors&gt;&lt;/contributors&gt;&lt;titles&gt;&lt;title&gt;A brain-inspired algorithm for biologically-plausible continual learning and disentangled representations&lt;/title&gt;&lt;secondary-title&gt;The Eleventh International Conference on Learning Representations. &lt;/secondary-title&gt;&lt;/titles&gt;&lt;dates&gt;&lt;year&gt;2023&lt;/year&gt;&lt;/dates&gt;&lt;urls&gt;&lt;related-urls&gt;&lt;url&gt;https://openreview.net/forum?id=6orC5MvgPBK&lt;/url&gt;&lt;/related-urls&gt;&lt;/urls&gt;&lt;/record&gt;&lt;/Cite&gt;&lt;Cite&gt;&lt;Author&gt;Sandbrink&lt;/Author&gt;&lt;Year&gt;2024&lt;/Year&gt;&lt;RecNum&gt;221&lt;/RecNum&gt;&lt;record&gt;&lt;rec-number&gt;221&lt;/rec-number&gt;&lt;foreign-keys&gt;&lt;key app="EN" db-id="xrp5dt9p9p0rr9exz935twzaeaveax2asdvx" timestamp="1730729505"&gt;221&lt;/key&gt;&lt;/foreign-keys&gt;&lt;ref-type name="Conference Paper"&gt;47&lt;/ref-type&gt;&lt;contributors&gt;&lt;authors&gt;&lt;author&gt;Sandbrink, K.&lt;/author&gt;&lt;author&gt;Bauer, J. P.&lt;/author&gt;&lt;author&gt;Proca, A. M.&lt;/author&gt;&lt;author&gt;Saxe, A. M.&lt;/author&gt;&lt;author&gt;Summerfield, C.&lt;/author&gt;&lt;author&gt;Hummos, A.&lt;/author&gt;&lt;/authors&gt;&lt;/contributors&gt;&lt;titles&gt;&lt;title&gt;Flexible task abstractions emerge in linear networks with fast and bounded units&lt;/title&gt;&lt;/titles&gt;&lt;dates&gt;&lt;year&gt;2024&lt;/year&gt;&lt;/dates&gt;&lt;urls&gt;&lt;/urls&gt;&lt;/record&gt;&lt;/Cite&gt;&lt;/EndNote&gt;</w:instrText>
      </w:r>
      <w:r w:rsidR="00790494">
        <w:rPr>
          <w:rFonts w:ascii="Arial" w:hAnsi="Arial" w:cs="Arial"/>
          <w:sz w:val="20"/>
          <w:szCs w:val="20"/>
        </w:rPr>
        <w:fldChar w:fldCharType="separate"/>
      </w:r>
      <w:r w:rsidR="002A7213" w:rsidRPr="002A7213">
        <w:rPr>
          <w:rFonts w:ascii="Arial" w:hAnsi="Arial" w:cs="Arial"/>
          <w:noProof/>
          <w:sz w:val="20"/>
          <w:szCs w:val="20"/>
          <w:vertAlign w:val="superscript"/>
        </w:rPr>
        <w:t>37,69</w:t>
      </w:r>
      <w:r w:rsidR="00790494">
        <w:rPr>
          <w:rFonts w:ascii="Arial" w:hAnsi="Arial" w:cs="Arial"/>
          <w:sz w:val="20"/>
          <w:szCs w:val="20"/>
        </w:rPr>
        <w:fldChar w:fldCharType="end"/>
      </w:r>
      <w:r w:rsidR="008E18AF">
        <w:rPr>
          <w:rFonts w:ascii="Arial" w:hAnsi="Arial" w:cs="Arial"/>
          <w:sz w:val="20"/>
          <w:szCs w:val="20"/>
        </w:rPr>
        <w:t xml:space="preserve"> (Fig 1)</w:t>
      </w:r>
      <w:r w:rsidR="0014255E">
        <w:rPr>
          <w:rFonts w:ascii="Arial" w:hAnsi="Arial" w:cs="Arial"/>
          <w:sz w:val="20"/>
          <w:szCs w:val="20"/>
        </w:rPr>
        <w:t>.</w:t>
      </w:r>
      <w:r w:rsidRPr="4843042D">
        <w:rPr>
          <w:rFonts w:ascii="Arial" w:hAnsi="Arial" w:cs="Arial"/>
          <w:sz w:val="20"/>
          <w:szCs w:val="20"/>
        </w:rPr>
        <w:t xml:space="preserve"> </w:t>
      </w:r>
      <w:r w:rsidR="031B4B91" w:rsidRPr="00D5030A">
        <w:rPr>
          <w:rFonts w:ascii="Arial" w:hAnsi="Arial" w:cs="Arial"/>
          <w:sz w:val="20"/>
          <w:szCs w:val="20"/>
          <w:u w:val="single"/>
        </w:rPr>
        <w:t>Thus, our work innovates by addressing one of the most critical problems faced by the brain using a novel solution demonstrated in a machine learning setting, and here, extended as a model of cognitive flexibility and cognitive control</w:t>
      </w:r>
      <w:r w:rsidR="031B4B91" w:rsidRPr="031B4B91">
        <w:rPr>
          <w:rFonts w:ascii="Arial" w:hAnsi="Arial" w:cs="Arial"/>
          <w:sz w:val="20"/>
          <w:szCs w:val="20"/>
        </w:rPr>
        <w:t>.</w:t>
      </w:r>
      <w:r w:rsidR="00570BBA">
        <w:rPr>
          <w:rFonts w:ascii="Arial" w:hAnsi="Arial" w:cs="Arial"/>
          <w:sz w:val="20"/>
          <w:szCs w:val="20"/>
        </w:rPr>
        <w:t xml:space="preserve"> </w:t>
      </w:r>
      <w:r w:rsidR="009D15CF" w:rsidRPr="00D5030A">
        <w:rPr>
          <w:rFonts w:ascii="Arial" w:hAnsi="Arial" w:cs="Arial"/>
          <w:sz w:val="20"/>
          <w:szCs w:val="20"/>
          <w:u w:val="single"/>
        </w:rPr>
        <w:t>Second, our work innovates by exploiting a massive dataset previously collected by PIs Ullsperger and Kirschner to characterize the behavioral manifestations of multi-demand control and its underlying neural dynamics</w:t>
      </w:r>
      <w:r w:rsidR="009D15CF" w:rsidRPr="003B2415">
        <w:rPr>
          <w:rFonts w:ascii="Arial" w:hAnsi="Arial" w:cs="Arial"/>
          <w:sz w:val="20"/>
          <w:szCs w:val="20"/>
        </w:rPr>
        <w:t xml:space="preserve">. The </w:t>
      </w:r>
      <w:r w:rsidR="009D15CF" w:rsidRPr="003B2415">
        <w:rPr>
          <w:rFonts w:ascii="Arial" w:hAnsi="Arial" w:cs="Arial"/>
          <w:sz w:val="20"/>
          <w:szCs w:val="20"/>
        </w:rPr>
        <w:lastRenderedPageBreak/>
        <w:t xml:space="preserve">dataset contains behavioral and EEG data from more than a thousand participants who completed a flanker task that manipulated the demand for control in multiple ways. Behavioral characterizations of this data have revealed a rich behavioral fingerprint of control that includes influences of both recent task and performance history as well as of ongoing active control demands </w:t>
      </w:r>
      <w:r w:rsidR="004561F5">
        <w:rPr>
          <w:rFonts w:ascii="Arial" w:hAnsi="Arial" w:cs="Arial"/>
          <w:sz w:val="20"/>
          <w:szCs w:val="20"/>
        </w:rPr>
        <w:fldChar w:fldCharType="begin">
          <w:fldData xml:space="preserve">PEVuZE5vdGU+PENpdGU+PEF1dGhvcj5GaXNjaGVyPC9BdXRob3I+PFllYXI+MjAxNzwvWWVhcj48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</w:fldData>
        </w:fldChar>
      </w:r>
      <w:r w:rsidR="00071DC2">
        <w:rPr>
          <w:rFonts w:ascii="Arial" w:hAnsi="Arial" w:cs="Arial"/>
          <w:sz w:val="20"/>
          <w:szCs w:val="20"/>
        </w:rPr>
        <w:instrText xml:space="preserve"> ADDIN EN.CITE </w:instrText>
      </w:r>
      <w:r w:rsidR="00071DC2">
        <w:rPr>
          <w:rFonts w:ascii="Arial" w:hAnsi="Arial" w:cs="Arial"/>
          <w:sz w:val="20"/>
          <w:szCs w:val="20"/>
        </w:rPr>
        <w:fldChar w:fldCharType="begin">
          <w:fldData xml:space="preserve">PEVuZE5vdGU+PENpdGU+PEF1dGhvcj5GaXNjaGVyPC9BdXRob3I+PFllYXI+MjAxNzwvWWVhcj48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</w:fldData>
        </w:fldChar>
      </w:r>
      <w:r w:rsidR="00071DC2">
        <w:rPr>
          <w:rFonts w:ascii="Arial" w:hAnsi="Arial" w:cs="Arial"/>
          <w:sz w:val="20"/>
          <w:szCs w:val="20"/>
        </w:rPr>
        <w:instrText xml:space="preserve"> ADDIN EN.CITE.DATA </w:instrText>
      </w:r>
      <w:r w:rsidR="00071DC2">
        <w:rPr>
          <w:rFonts w:ascii="Arial" w:hAnsi="Arial" w:cs="Arial"/>
          <w:sz w:val="20"/>
          <w:szCs w:val="20"/>
        </w:rPr>
      </w:r>
      <w:r w:rsidR="00071DC2">
        <w:rPr>
          <w:rFonts w:ascii="Arial" w:hAnsi="Arial" w:cs="Arial"/>
          <w:sz w:val="20"/>
          <w:szCs w:val="20"/>
        </w:rPr>
        <w:fldChar w:fldCharType="end"/>
      </w:r>
      <w:r w:rsidR="004561F5">
        <w:rPr>
          <w:rFonts w:ascii="Arial" w:hAnsi="Arial" w:cs="Arial"/>
          <w:sz w:val="20"/>
          <w:szCs w:val="20"/>
        </w:rPr>
      </w:r>
      <w:r w:rsidR="004561F5">
        <w:rPr>
          <w:rFonts w:ascii="Arial" w:hAnsi="Arial" w:cs="Arial"/>
          <w:sz w:val="20"/>
          <w:szCs w:val="20"/>
        </w:rPr>
        <w:fldChar w:fldCharType="separate"/>
      </w:r>
      <w:r w:rsidR="002A7213" w:rsidRPr="002A7213">
        <w:rPr>
          <w:rFonts w:ascii="Arial" w:hAnsi="Arial" w:cs="Arial"/>
          <w:noProof/>
          <w:sz w:val="20"/>
          <w:szCs w:val="20"/>
          <w:vertAlign w:val="superscript"/>
        </w:rPr>
        <w:t>29,30,43</w:t>
      </w:r>
      <w:r w:rsidR="004561F5">
        <w:rPr>
          <w:rFonts w:ascii="Arial" w:hAnsi="Arial" w:cs="Arial"/>
          <w:sz w:val="20"/>
          <w:szCs w:val="20"/>
        </w:rPr>
        <w:fldChar w:fldCharType="end"/>
      </w:r>
      <w:r w:rsidR="00071DC2">
        <w:rPr>
          <w:rFonts w:ascii="Arial" w:hAnsi="Arial" w:cs="Arial"/>
          <w:sz w:val="20"/>
          <w:szCs w:val="20"/>
        </w:rPr>
        <w:t xml:space="preserve"> (Fig 2 and 3)</w:t>
      </w:r>
      <w:r w:rsidR="009D15CF">
        <w:rPr>
          <w:rFonts w:ascii="Arial" w:hAnsi="Arial" w:cs="Arial"/>
          <w:sz w:val="20"/>
          <w:szCs w:val="20"/>
        </w:rPr>
        <w:t>.</w:t>
      </w:r>
      <w:r w:rsidR="009D15CF" w:rsidRPr="003B2415">
        <w:rPr>
          <w:rFonts w:ascii="Arial" w:hAnsi="Arial" w:cs="Arial"/>
          <w:sz w:val="20"/>
          <w:szCs w:val="20"/>
        </w:rPr>
        <w:t xml:space="preserve"> Furthermore, characterization of EEG data ha</w:t>
      </w:r>
      <w:r w:rsidR="003E5B86" w:rsidRPr="003B2415">
        <w:rPr>
          <w:rFonts w:ascii="Arial" w:hAnsi="Arial" w:cs="Arial"/>
          <w:sz w:val="20"/>
          <w:szCs w:val="20"/>
        </w:rPr>
        <w:t>s</w:t>
      </w:r>
      <w:r w:rsidR="009D15CF" w:rsidRPr="003B2415">
        <w:rPr>
          <w:rFonts w:ascii="Arial" w:hAnsi="Arial" w:cs="Arial"/>
          <w:sz w:val="20"/>
          <w:szCs w:val="20"/>
        </w:rPr>
        <w:t xml:space="preserve"> provided a signature of the neural dynamics underlying this dynamic control allocation, in particular through lateralized beta activity that provides a time-resolved window into the dynamics underlying successes and failures of cognitive control </w:t>
      </w:r>
      <w:r w:rsidR="00E801AC" w:rsidRPr="00D5030A">
        <w:rPr>
          <w:rFonts w:ascii="Arial" w:hAnsi="Arial" w:cs="Arial"/>
          <w:sz w:val="20"/>
          <w:szCs w:val="20"/>
          <w:vertAlign w:val="superscript"/>
        </w:rPr>
        <w:fldChar w:fldCharType="begin">
          <w:fldData xml:space="preserve">PEVuZE5vdGU+PENpdGU+PEF1dGhvcj5GaXNjaGVyPC9BdXRob3I+PFllYXI+MjAxODwvWWVhcj48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</w:fldData>
        </w:fldChar>
      </w:r>
      <w:r w:rsidR="00725B2D">
        <w:rPr>
          <w:rFonts w:ascii="Arial" w:hAnsi="Arial" w:cs="Arial"/>
          <w:sz w:val="20"/>
          <w:szCs w:val="20"/>
          <w:vertAlign w:val="superscript"/>
        </w:rPr>
        <w:instrText xml:space="preserve"> ADDIN EN.CITE </w:instrText>
      </w:r>
      <w:r w:rsidR="00725B2D">
        <w:rPr>
          <w:rFonts w:ascii="Arial" w:hAnsi="Arial" w:cs="Arial"/>
          <w:sz w:val="20"/>
          <w:szCs w:val="20"/>
          <w:vertAlign w:val="superscript"/>
        </w:rPr>
        <w:fldChar w:fldCharType="begin">
          <w:fldData xml:space="preserve">PEVuZE5vdGU+PENpdGU+PEF1dGhvcj5GaXNjaGVyPC9BdXRob3I+PFllYXI+MjAxODwvWWVhcj48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</w:fldData>
        </w:fldChar>
      </w:r>
      <w:r w:rsidR="00725B2D" w:rsidRPr="00D5030A">
        <w:rPr>
          <w:rFonts w:ascii="Arial" w:hAnsi="Arial" w:cs="Arial"/>
          <w:sz w:val="20"/>
          <w:szCs w:val="20"/>
          <w:vertAlign w:val="superscript"/>
        </w:rPr>
        <w:instrText xml:space="preserve"> ADDIN EN.CITE.DATA </w:instrText>
      </w:r>
      <w:r w:rsidR="00725B2D">
        <w:rPr>
          <w:rFonts w:ascii="Arial" w:hAnsi="Arial" w:cs="Arial"/>
          <w:sz w:val="20"/>
          <w:szCs w:val="20"/>
          <w:vertAlign w:val="superscript"/>
        </w:rPr>
      </w:r>
      <w:r w:rsidR="00725B2D">
        <w:rPr>
          <w:rFonts w:ascii="Arial" w:hAnsi="Arial" w:cs="Arial"/>
          <w:sz w:val="20"/>
          <w:szCs w:val="20"/>
          <w:vertAlign w:val="superscript"/>
        </w:rPr>
        <w:fldChar w:fldCharType="end"/>
      </w:r>
      <w:r w:rsidR="00E801AC" w:rsidRPr="00D5030A">
        <w:rPr>
          <w:rFonts w:ascii="Arial" w:hAnsi="Arial" w:cs="Arial"/>
          <w:sz w:val="20"/>
          <w:szCs w:val="20"/>
          <w:vertAlign w:val="superscript"/>
        </w:rPr>
      </w:r>
      <w:r w:rsidR="00E801AC" w:rsidRPr="00D5030A">
        <w:rPr>
          <w:rFonts w:ascii="Arial" w:hAnsi="Arial" w:cs="Arial"/>
          <w:sz w:val="20"/>
          <w:szCs w:val="20"/>
          <w:vertAlign w:val="superscript"/>
        </w:rPr>
        <w:fldChar w:fldCharType="separate"/>
      </w:r>
      <w:r w:rsidR="002A7213">
        <w:rPr>
          <w:rFonts w:ascii="Arial" w:hAnsi="Arial" w:cs="Arial"/>
          <w:noProof/>
          <w:sz w:val="20"/>
          <w:szCs w:val="20"/>
          <w:vertAlign w:val="superscript"/>
        </w:rPr>
        <w:t>30,43</w:t>
      </w:r>
      <w:r w:rsidR="00E801AC" w:rsidRPr="00D5030A">
        <w:rPr>
          <w:rFonts w:ascii="Arial" w:hAnsi="Arial" w:cs="Arial"/>
          <w:sz w:val="20"/>
          <w:szCs w:val="20"/>
          <w:vertAlign w:val="superscript"/>
        </w:rPr>
        <w:fldChar w:fldCharType="end"/>
      </w:r>
      <w:r w:rsidR="00AD3FFB">
        <w:rPr>
          <w:rFonts w:ascii="Arial" w:hAnsi="Arial" w:cs="Arial"/>
          <w:sz w:val="20"/>
          <w:szCs w:val="20"/>
        </w:rPr>
        <w:t xml:space="preserve"> (Fig 4 and 5)</w:t>
      </w:r>
      <w:r w:rsidR="009D15CF">
        <w:rPr>
          <w:rFonts w:ascii="Arial" w:hAnsi="Arial" w:cs="Arial"/>
          <w:sz w:val="20"/>
          <w:szCs w:val="20"/>
        </w:rPr>
        <w:t xml:space="preserve">. </w:t>
      </w:r>
      <w:r w:rsidR="009D15CF" w:rsidRPr="00B82B19">
        <w:rPr>
          <w:rFonts w:ascii="Arial" w:hAnsi="Arial" w:cs="Arial"/>
          <w:sz w:val="20"/>
          <w:szCs w:val="20"/>
        </w:rPr>
        <w:t xml:space="preserve">Finally, our work innovates </w:t>
      </w:r>
      <w:r w:rsidR="00570BBA" w:rsidRPr="00D5030A">
        <w:rPr>
          <w:rFonts w:ascii="Arial" w:hAnsi="Arial" w:cs="Arial"/>
          <w:sz w:val="20"/>
          <w:szCs w:val="20"/>
        </w:rPr>
        <w:t>by using</w:t>
      </w:r>
      <w:r w:rsidR="009D15CF" w:rsidRPr="00B82B19">
        <w:rPr>
          <w:rFonts w:ascii="Arial" w:hAnsi="Arial" w:cs="Arial"/>
          <w:sz w:val="20"/>
          <w:szCs w:val="20"/>
        </w:rPr>
        <w:t xml:space="preserve"> </w:t>
      </w:r>
      <w:r w:rsidR="009D15CF" w:rsidRPr="00D5030A">
        <w:rPr>
          <w:rFonts w:ascii="Arial" w:hAnsi="Arial" w:cs="Arial"/>
          <w:sz w:val="20"/>
          <w:szCs w:val="20"/>
        </w:rPr>
        <w:t xml:space="preserve">transcranial focused ultrasound stimulation (TUS) to perturb neural function in a spatially targeted manner, thereby enabling us to test the causal role of </w:t>
      </w:r>
      <w:proofErr w:type="spellStart"/>
      <w:r w:rsidR="009D15CF" w:rsidRPr="00D5030A">
        <w:rPr>
          <w:rFonts w:ascii="Arial" w:hAnsi="Arial" w:cs="Arial"/>
          <w:sz w:val="20"/>
          <w:szCs w:val="20"/>
        </w:rPr>
        <w:t>pMFC</w:t>
      </w:r>
      <w:proofErr w:type="spellEnd"/>
      <w:r w:rsidR="009D15CF" w:rsidRPr="00D5030A">
        <w:rPr>
          <w:rFonts w:ascii="Arial" w:hAnsi="Arial" w:cs="Arial"/>
          <w:sz w:val="20"/>
          <w:szCs w:val="20"/>
        </w:rPr>
        <w:t xml:space="preserve"> in executing control functions.</w:t>
      </w:r>
    </w:p>
    <w:p w14:paraId="140E349D" w14:textId="77777777" w:rsidR="0042043B" w:rsidRPr="00D5030A" w:rsidRDefault="0042043B" w:rsidP="00D5030A">
      <w:pPr>
        <w:pStyle w:val="Heading1"/>
        <w:jc w:val="both"/>
        <w:rPr>
          <w:rFonts w:ascii="Arial" w:eastAsiaTheme="minorHAnsi" w:hAnsi="Arial" w:cs="Arial"/>
          <w:b w:val="0"/>
          <w:color w:val="auto"/>
          <w:kern w:val="2"/>
          <w:sz w:val="12"/>
          <w:szCs w:val="12"/>
          <w:lang w:val="en-US" w:eastAsia="en-US" w:bidi="ar-SA"/>
          <w14:ligatures w14:val="standardContextual"/>
        </w:rPr>
      </w:pPr>
    </w:p>
    <w:p w14:paraId="63680689" w14:textId="415D9911" w:rsidR="00B40989" w:rsidRPr="003B2415" w:rsidRDefault="00B40989" w:rsidP="00D5030A">
      <w:pPr>
        <w:pStyle w:val="Heading1"/>
        <w:jc w:val="both"/>
        <w:rPr>
          <w:lang w:val="en-US"/>
        </w:rPr>
      </w:pPr>
      <w:r w:rsidRPr="003B2415">
        <w:rPr>
          <w:lang w:val="en-US"/>
        </w:rPr>
        <w:t>3 Approach and preliminary data</w:t>
      </w:r>
    </w:p>
    <w:p w14:paraId="53B35FC1" w14:textId="3FCE737E" w:rsidR="009D15CF" w:rsidRPr="003B2415" w:rsidRDefault="00B80E19" w:rsidP="00D5030A">
      <w:pPr>
        <w:jc w:val="both"/>
        <w:rPr>
          <w:rFonts w:ascii="Arial" w:hAnsi="Arial" w:cs="Arial"/>
          <w:sz w:val="20"/>
          <w:szCs w:val="20"/>
        </w:rPr>
      </w:pPr>
      <w:r>
        <w:rPr>
          <w:rFonts w:ascii="Arial" w:hAnsi="Arial" w:cs="Arial"/>
          <w:noProof/>
          <w:sz w:val="20"/>
          <w:szCs w:val="20"/>
        </w:rPr>
        <w:drawing>
          <wp:anchor distT="0" distB="0" distL="114300" distR="114300" simplePos="0" relativeHeight="251658259" behindDoc="1" locked="0" layoutInCell="1" allowOverlap="1" wp14:anchorId="36BC01A6" wp14:editId="24FD4FDC">
            <wp:simplePos x="0" y="0"/>
            <wp:positionH relativeFrom="column">
              <wp:posOffset>3829685</wp:posOffset>
            </wp:positionH>
            <wp:positionV relativeFrom="paragraph">
              <wp:posOffset>1297305</wp:posOffset>
            </wp:positionV>
            <wp:extent cx="2178050" cy="3050540"/>
            <wp:effectExtent l="0" t="0" r="6350" b="0"/>
            <wp:wrapTight wrapText="bothSides">
              <wp:wrapPolygon edited="0">
                <wp:start x="0" y="0"/>
                <wp:lineTo x="0" y="21492"/>
                <wp:lineTo x="21537" y="21492"/>
                <wp:lineTo x="21537" y="0"/>
                <wp:lineTo x="0" y="0"/>
              </wp:wrapPolygon>
            </wp:wrapTight>
            <wp:docPr id="734090950" name="Picture 15" descr="A graph of different colored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8047" name="Picture 15" descr="A graph of different colored and black text&#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8050" cy="3050540"/>
                    </a:xfrm>
                    <a:prstGeom prst="rect">
                      <a:avLst/>
                    </a:prstGeom>
                  </pic:spPr>
                </pic:pic>
              </a:graphicData>
            </a:graphic>
            <wp14:sizeRelH relativeFrom="page">
              <wp14:pctWidth>0</wp14:pctWidth>
            </wp14:sizeRelH>
            <wp14:sizeRelV relativeFrom="page">
              <wp14:pctHeight>0</wp14:pctHeight>
            </wp14:sizeRelV>
          </wp:anchor>
        </w:drawing>
      </w:r>
      <w:r w:rsidR="009D15CF" w:rsidRPr="003B2415">
        <w:rPr>
          <w:rFonts w:ascii="Arial" w:hAnsi="Arial" w:cs="Arial"/>
          <w:sz w:val="20"/>
          <w:szCs w:val="20"/>
        </w:rPr>
        <w:t xml:space="preserve">To identify the computational mechanisms underlying cognitive control, test their generality across control demands and tasks, and examine the causal role of </w:t>
      </w:r>
      <w:proofErr w:type="spellStart"/>
      <w:r w:rsidR="00606E68" w:rsidRPr="00C31A40">
        <w:rPr>
          <w:rFonts w:ascii="Arial" w:hAnsi="Arial" w:cs="Arial"/>
          <w:color w:val="000000" w:themeColor="text1"/>
          <w:sz w:val="20"/>
          <w:szCs w:val="20"/>
        </w:rPr>
        <w:t>pMFC</w:t>
      </w:r>
      <w:proofErr w:type="spellEnd"/>
      <w:r w:rsidR="009D15CF" w:rsidRPr="003B2415">
        <w:rPr>
          <w:rFonts w:ascii="Arial" w:hAnsi="Arial" w:cs="Arial"/>
          <w:sz w:val="20"/>
          <w:szCs w:val="20"/>
        </w:rPr>
        <w:t xml:space="preserve"> in executing them, we will combine computational modeling with empirical studies through three specific Aims. In the first Aim, we will leverage computational modeling to better understand the “controllers” that best explain human behavior and </w:t>
      </w:r>
      <w:r w:rsidR="006D4A17">
        <w:rPr>
          <w:rFonts w:ascii="Arial" w:hAnsi="Arial" w:cs="Arial"/>
          <w:sz w:val="20"/>
          <w:szCs w:val="20"/>
        </w:rPr>
        <w:t>their</w:t>
      </w:r>
      <w:r w:rsidR="006D4A17" w:rsidRPr="003B2415">
        <w:rPr>
          <w:rFonts w:ascii="Arial" w:hAnsi="Arial" w:cs="Arial"/>
          <w:sz w:val="20"/>
          <w:szCs w:val="20"/>
        </w:rPr>
        <w:t xml:space="preserve"> </w:t>
      </w:r>
      <w:r w:rsidR="009D15CF" w:rsidRPr="003B2415">
        <w:rPr>
          <w:rFonts w:ascii="Arial" w:hAnsi="Arial" w:cs="Arial"/>
          <w:sz w:val="20"/>
          <w:szCs w:val="20"/>
        </w:rPr>
        <w:t xml:space="preserve">underlying neural signatures in a previously administered flanker task. In the second Aim, we will combine modeling with an empirical study to test if and how control representations generalize to new task demands </w:t>
      </w:r>
      <w:r w:rsidR="0089518E">
        <w:rPr>
          <w:rFonts w:ascii="Arial" w:hAnsi="Arial" w:cs="Arial"/>
          <w:sz w:val="20"/>
          <w:szCs w:val="20"/>
        </w:rPr>
        <w:t>in a flanker task</w:t>
      </w:r>
      <w:r w:rsidR="009D15CF" w:rsidRPr="003B2415">
        <w:rPr>
          <w:rFonts w:ascii="Arial" w:hAnsi="Arial" w:cs="Arial"/>
          <w:sz w:val="20"/>
          <w:szCs w:val="20"/>
        </w:rPr>
        <w:t xml:space="preserve"> and </w:t>
      </w:r>
      <w:r w:rsidR="0089518E">
        <w:rPr>
          <w:rFonts w:ascii="Arial" w:hAnsi="Arial" w:cs="Arial"/>
          <w:sz w:val="20"/>
          <w:szCs w:val="20"/>
        </w:rPr>
        <w:t xml:space="preserve">to </w:t>
      </w:r>
      <w:r w:rsidR="009D15CF" w:rsidRPr="003B2415">
        <w:rPr>
          <w:rFonts w:ascii="Arial" w:hAnsi="Arial" w:cs="Arial"/>
          <w:sz w:val="20"/>
          <w:szCs w:val="20"/>
        </w:rPr>
        <w:t xml:space="preserve">new tasks (evidence accumulation conflict task). Finally, in the third Aim we will perturb </w:t>
      </w:r>
      <w:proofErr w:type="spellStart"/>
      <w:r w:rsidR="00046B80" w:rsidRPr="00C31A40">
        <w:rPr>
          <w:rFonts w:ascii="Arial" w:hAnsi="Arial" w:cs="Arial"/>
          <w:color w:val="000000" w:themeColor="text1"/>
          <w:sz w:val="20"/>
          <w:szCs w:val="20"/>
        </w:rPr>
        <w:t>pMFC</w:t>
      </w:r>
      <w:proofErr w:type="spellEnd"/>
      <w:r w:rsidR="009D15CF" w:rsidRPr="003B2415">
        <w:rPr>
          <w:rFonts w:ascii="Arial" w:hAnsi="Arial" w:cs="Arial"/>
          <w:sz w:val="20"/>
          <w:szCs w:val="20"/>
        </w:rPr>
        <w:t>, a region implicated in the allocation of control, and examine its effects on control behaviors and their computational and neural underpinnings.</w:t>
      </w:r>
      <w:r w:rsidR="005E181D" w:rsidRPr="005E181D">
        <w:rPr>
          <w:rFonts w:ascii="Arial" w:hAnsi="Arial" w:cs="Arial"/>
          <w:noProof/>
          <w:sz w:val="20"/>
          <w:szCs w:val="20"/>
        </w:rPr>
        <w:t xml:space="preserve"> </w:t>
      </w:r>
    </w:p>
    <w:p w14:paraId="2E3B3E99" w14:textId="4B0589DE" w:rsidR="00B40989" w:rsidRPr="006A0173" w:rsidRDefault="00B40989" w:rsidP="00D5030A">
      <w:pPr>
        <w:jc w:val="both"/>
        <w:rPr>
          <w:sz w:val="12"/>
          <w:szCs w:val="12"/>
        </w:rPr>
      </w:pPr>
    </w:p>
    <w:p w14:paraId="0E9B4A17" w14:textId="20152D75" w:rsidR="00B40989" w:rsidRPr="003B2415" w:rsidRDefault="00121B39" w:rsidP="00D5030A">
      <w:pPr>
        <w:jc w:val="both"/>
      </w:pPr>
      <w:r w:rsidRPr="003B2415">
        <w:rPr>
          <w:rFonts w:ascii="Arial" w:eastAsia="Calibri" w:hAnsi="Arial" w:cs="Arial"/>
          <w:b/>
          <w:color w:val="000000" w:themeColor="text1"/>
          <w:kern w:val="0"/>
          <w:sz w:val="20"/>
          <w:szCs w:val="20"/>
          <w:lang w:eastAsia="en-GB" w:bidi="he-IL"/>
          <w14:ligatures w14:val="none"/>
        </w:rPr>
        <w:t>Aim 1: Determine computational mechanisms of control allocation across timescales</w:t>
      </w:r>
    </w:p>
    <w:p w14:paraId="74DA7E73" w14:textId="21146E27" w:rsidR="00121B39" w:rsidRPr="003B2415" w:rsidRDefault="4843042D" w:rsidP="00D5030A">
      <w:pPr>
        <w:jc w:val="both"/>
        <w:rPr>
          <w:rFonts w:ascii="Arial" w:hAnsi="Arial" w:cs="Arial"/>
          <w:sz w:val="20"/>
          <w:szCs w:val="20"/>
        </w:rPr>
      </w:pPr>
      <w:r w:rsidRPr="003B2415">
        <w:rPr>
          <w:rFonts w:ascii="Arial" w:hAnsi="Arial" w:cs="Arial"/>
          <w:sz w:val="20"/>
          <w:szCs w:val="20"/>
        </w:rPr>
        <w:t xml:space="preserve">In the first Aim, we will attempt to test our theory that cognitive control can be effectively modeled through embedding updates in an RNN </w:t>
      </w:r>
      <w:r w:rsidR="00E877CF">
        <w:rPr>
          <w:rFonts w:ascii="Arial" w:hAnsi="Arial" w:cs="Arial"/>
          <w:sz w:val="20"/>
          <w:szCs w:val="20"/>
        </w:rPr>
        <w:t xml:space="preserve">with a capacity for continual </w:t>
      </w:r>
      <w:r w:rsidRPr="003B2415">
        <w:rPr>
          <w:rFonts w:ascii="Arial" w:hAnsi="Arial" w:cs="Arial"/>
          <w:sz w:val="20"/>
          <w:szCs w:val="20"/>
        </w:rPr>
        <w:t xml:space="preserve">learning. This process will involve constructing a base RNN capable of performing a modified flanker task (Fig </w:t>
      </w:r>
      <w:r w:rsidR="001B4DDA">
        <w:rPr>
          <w:rFonts w:ascii="Arial" w:hAnsi="Arial" w:cs="Arial"/>
          <w:sz w:val="20"/>
          <w:szCs w:val="20"/>
        </w:rPr>
        <w:t>2</w:t>
      </w:r>
      <w:r w:rsidRPr="4843042D">
        <w:rPr>
          <w:rFonts w:ascii="Arial" w:hAnsi="Arial" w:cs="Arial"/>
          <w:sz w:val="20"/>
          <w:szCs w:val="20"/>
        </w:rPr>
        <w:t>A</w:t>
      </w:r>
      <w:r w:rsidRPr="003B2415">
        <w:rPr>
          <w:rFonts w:ascii="Arial" w:hAnsi="Arial" w:cs="Arial"/>
          <w:sz w:val="20"/>
          <w:szCs w:val="20"/>
        </w:rPr>
        <w:t xml:space="preserve">), and then extending that model to include latent embeddings that can be updated through an inference process, that we propose is analogous to the one used by the brain to implement cognitive control. We will test several candidate “embeddings”, which in our view, might serve as potential controllers, and examine which of these embeddings leads to synthetic dynamics and behavior best matched to human EEG and behavioral data, respectively. Finally, we will use a procedure pioneered by </w:t>
      </w:r>
      <w:r w:rsidR="002D725A">
        <w:rPr>
          <w:rFonts w:ascii="Arial" w:hAnsi="Arial" w:cs="Arial"/>
          <w:sz w:val="20"/>
          <w:szCs w:val="20"/>
        </w:rPr>
        <w:t xml:space="preserve">research </w:t>
      </w:r>
      <w:r w:rsidR="031B4B91" w:rsidRPr="031B4B91">
        <w:rPr>
          <w:rFonts w:ascii="Arial" w:hAnsi="Arial" w:cs="Arial"/>
          <w:sz w:val="20"/>
          <w:szCs w:val="20"/>
        </w:rPr>
        <w:t xml:space="preserve">team member </w:t>
      </w:r>
      <w:r w:rsidRPr="003B2415">
        <w:rPr>
          <w:rFonts w:ascii="Arial" w:hAnsi="Arial" w:cs="Arial"/>
          <w:sz w:val="20"/>
          <w:szCs w:val="20"/>
        </w:rPr>
        <w:t>Ali Hummos to “discover” a latent embedding from the task data itself</w:t>
      </w:r>
      <w:r w:rsidR="00671B40">
        <w:rPr>
          <w:rFonts w:ascii="Arial" w:hAnsi="Arial" w:cs="Arial"/>
          <w:sz w:val="20"/>
          <w:szCs w:val="20"/>
        </w:rPr>
        <w:t xml:space="preserve"> allowing us to examine wh</w:t>
      </w:r>
      <w:r w:rsidR="00B80E19">
        <w:rPr>
          <w:rFonts w:ascii="Arial" w:hAnsi="Arial" w:cs="Arial"/>
          <w:sz w:val="20"/>
          <w:szCs w:val="20"/>
        </w:rPr>
        <w:t>at controllers are learned and whether they account for human behavior and its neural dynamics</w:t>
      </w:r>
      <w:r w:rsidRPr="003B2415">
        <w:rPr>
          <w:rFonts w:ascii="Arial" w:hAnsi="Arial" w:cs="Arial"/>
          <w:sz w:val="20"/>
          <w:szCs w:val="20"/>
        </w:rPr>
        <w:t xml:space="preserve">. </w:t>
      </w:r>
    </w:p>
    <w:p w14:paraId="2B18E5DF" w14:textId="49C32A21" w:rsidR="00F64A67" w:rsidRPr="006A0173" w:rsidRDefault="00F64A67" w:rsidP="00D5030A">
      <w:pPr>
        <w:jc w:val="both"/>
        <w:rPr>
          <w:rFonts w:ascii="Arial" w:hAnsi="Arial" w:cs="Arial"/>
          <w:sz w:val="12"/>
          <w:szCs w:val="12"/>
        </w:rPr>
      </w:pPr>
    </w:p>
    <w:p w14:paraId="49694C47" w14:textId="5F341E9C" w:rsidR="00BA6DFC" w:rsidRPr="003B2415" w:rsidRDefault="00B80E19" w:rsidP="00D5030A">
      <w:pPr>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8258" behindDoc="0" locked="0" layoutInCell="1" allowOverlap="1" wp14:anchorId="5B1A6185" wp14:editId="69248267">
                <wp:simplePos x="0" y="0"/>
                <wp:positionH relativeFrom="column">
                  <wp:posOffset>3824688</wp:posOffset>
                </wp:positionH>
                <wp:positionV relativeFrom="paragraph">
                  <wp:posOffset>293066</wp:posOffset>
                </wp:positionV>
                <wp:extent cx="2184400" cy="1593850"/>
                <wp:effectExtent l="0" t="0" r="0" b="6350"/>
                <wp:wrapTight wrapText="bothSides">
                  <wp:wrapPolygon edited="0">
                    <wp:start x="0" y="0"/>
                    <wp:lineTo x="0" y="21514"/>
                    <wp:lineTo x="21474" y="21514"/>
                    <wp:lineTo x="21474" y="0"/>
                    <wp:lineTo x="0" y="0"/>
                  </wp:wrapPolygon>
                </wp:wrapTight>
                <wp:docPr id="1118411728" name="Text Box 2"/>
                <wp:cNvGraphicFramePr/>
                <a:graphic xmlns:a="http://schemas.openxmlformats.org/drawingml/2006/main">
                  <a:graphicData uri="http://schemas.microsoft.com/office/word/2010/wordprocessingShape">
                    <wps:wsp>
                      <wps:cNvSpPr txBox="1"/>
                      <wps:spPr>
                        <a:xfrm>
                          <a:off x="0" y="0"/>
                          <a:ext cx="2184400" cy="1593850"/>
                        </a:xfrm>
                        <a:prstGeom prst="rect">
                          <a:avLst/>
                        </a:prstGeom>
                        <a:solidFill>
                          <a:schemeClr val="lt1"/>
                        </a:solidFill>
                        <a:ln w="6350">
                          <a:noFill/>
                        </a:ln>
                      </wps:spPr>
                      <wps:txbx>
                        <w:txbxContent>
                          <w:p w14:paraId="24918BCF" w14:textId="2480C616" w:rsidR="005E181D" w:rsidRPr="00D5030A" w:rsidRDefault="005E181D" w:rsidP="005E181D">
                            <w:pPr>
                              <w:jc w:val="both"/>
                              <w:rPr>
                                <w:rFonts w:ascii="Arial" w:hAnsi="Arial" w:cs="Arial"/>
                                <w:sz w:val="15"/>
                                <w:szCs w:val="15"/>
                                <w:lang w:val="en-GB"/>
                              </w:rPr>
                            </w:pPr>
                            <w:r w:rsidRPr="00D5030A">
                              <w:rPr>
                                <w:rFonts w:ascii="Arial" w:hAnsi="Arial" w:cs="Arial"/>
                                <w:b/>
                                <w:bCs/>
                                <w:sz w:val="15"/>
                                <w:szCs w:val="15"/>
                                <w:lang w:val="en-GB"/>
                              </w:rPr>
                              <w:t>Fig. 2 Task and behaviour from Fischer et al., 2018</w:t>
                            </w:r>
                            <w:r w:rsidRPr="00D5030A">
                              <w:rPr>
                                <w:rFonts w:ascii="Arial" w:hAnsi="Arial" w:cs="Arial"/>
                                <w:sz w:val="15"/>
                                <w:szCs w:val="15"/>
                                <w:lang w:val="en-GB"/>
                              </w:rPr>
                              <w:t>. (</w:t>
                            </w:r>
                            <w:r w:rsidRPr="00D5030A">
                              <w:rPr>
                                <w:rFonts w:ascii="Arial" w:hAnsi="Arial" w:cs="Arial"/>
                                <w:b/>
                                <w:bCs/>
                                <w:sz w:val="15"/>
                                <w:szCs w:val="15"/>
                                <w:lang w:val="en-GB"/>
                              </w:rPr>
                              <w:t>A)</w:t>
                            </w:r>
                            <w:r w:rsidRPr="00D5030A">
                              <w:rPr>
                                <w:rFonts w:ascii="Arial" w:hAnsi="Arial" w:cs="Arial"/>
                                <w:sz w:val="15"/>
                                <w:szCs w:val="15"/>
                                <w:lang w:val="en-GB"/>
                              </w:rPr>
                              <w:t xml:space="preserve"> In the flanker task either congruent or incongruent flankers (four surrounding arrows) in close </w:t>
                            </w:r>
                            <w:ins w:id="0" w:author="mattnassar@gmail.com" w:date="2024-11-10T14:41:00Z" w16du:dateUtc="2024-11-10T19:41:00Z">
                              <w:r w:rsidR="00D26ACC">
                                <w:rPr>
                                  <w:rFonts w:ascii="Arial" w:hAnsi="Arial" w:cs="Arial"/>
                                  <w:sz w:val="15"/>
                                  <w:szCs w:val="15"/>
                                  <w:lang w:val="en-GB"/>
                                </w:rPr>
                                <w:t xml:space="preserve">or far </w:t>
                              </w:r>
                            </w:ins>
                            <w:r w:rsidRPr="00D5030A">
                              <w:rPr>
                                <w:rFonts w:ascii="Arial" w:hAnsi="Arial" w:cs="Arial"/>
                                <w:sz w:val="15"/>
                                <w:szCs w:val="15"/>
                                <w:lang w:val="en-GB"/>
                              </w:rPr>
                              <w:t xml:space="preserve">proximity </w:t>
                            </w:r>
                            <w:del w:id="1" w:author="mattnassar@gmail.com" w:date="2024-11-10T14:41:00Z" w16du:dateUtc="2024-11-10T19:41:00Z">
                              <w:r w:rsidRPr="00D5030A" w:rsidDel="00D26ACC">
                                <w:rPr>
                                  <w:rFonts w:ascii="Arial" w:hAnsi="Arial" w:cs="Arial"/>
                                  <w:sz w:val="15"/>
                                  <w:szCs w:val="15"/>
                                  <w:lang w:val="en-GB"/>
                                </w:rPr>
                                <w:delText>or further away from</w:delText>
                              </w:r>
                            </w:del>
                            <w:ins w:id="2" w:author="mattnassar@gmail.com" w:date="2024-11-10T14:41:00Z" w16du:dateUtc="2024-11-10T19:41:00Z">
                              <w:r w:rsidR="00D26ACC">
                                <w:rPr>
                                  <w:rFonts w:ascii="Arial" w:hAnsi="Arial" w:cs="Arial"/>
                                  <w:sz w:val="15"/>
                                  <w:szCs w:val="15"/>
                                  <w:lang w:val="en-GB"/>
                                </w:rPr>
                                <w:t>to</w:t>
                              </w:r>
                            </w:ins>
                            <w:r w:rsidRPr="00D5030A">
                              <w:rPr>
                                <w:rFonts w:ascii="Arial" w:hAnsi="Arial" w:cs="Arial"/>
                                <w:sz w:val="15"/>
                                <w:szCs w:val="15"/>
                                <w:lang w:val="en-GB"/>
                              </w:rPr>
                              <w:t xml:space="preserve"> the central target (in</w:t>
                            </w:r>
                            <w:r w:rsidR="00A13667">
                              <w:rPr>
                                <w:rFonts w:ascii="Arial" w:hAnsi="Arial" w:cs="Arial"/>
                                <w:sz w:val="15"/>
                                <w:szCs w:val="15"/>
                                <w:lang w:val="en-GB"/>
                              </w:rPr>
                              <w:t>s</w:t>
                            </w:r>
                            <w:r w:rsidRPr="00D5030A">
                              <w:rPr>
                                <w:rFonts w:ascii="Arial" w:hAnsi="Arial" w:cs="Arial"/>
                                <w:sz w:val="15"/>
                                <w:szCs w:val="15"/>
                                <w:lang w:val="en-GB"/>
                              </w:rPr>
                              <w:t xml:space="preserve">et) are presented on each trial. Congruent stimuli usually yield faster responses (green) compared to incongruent stimuli, which lead to delayed responses (orange) or induce errors (red). Stimulus incongruence increases RT and decreases accuracy, while interacting with the flanker distance </w:t>
                            </w:r>
                            <w:r w:rsidRPr="00D5030A">
                              <w:rPr>
                                <w:rFonts w:ascii="Arial" w:hAnsi="Arial" w:cs="Arial"/>
                                <w:b/>
                                <w:bCs/>
                                <w:sz w:val="15"/>
                                <w:szCs w:val="15"/>
                                <w:lang w:val="en-GB"/>
                              </w:rPr>
                              <w:t>(B, D)</w:t>
                            </w:r>
                            <w:r w:rsidRPr="00D5030A">
                              <w:rPr>
                                <w:rFonts w:ascii="Arial" w:hAnsi="Arial" w:cs="Arial"/>
                                <w:sz w:val="15"/>
                                <w:szCs w:val="15"/>
                                <w:lang w:val="en-GB"/>
                              </w:rPr>
                              <w:t xml:space="preserve"> and response stimulus interval (RSI; </w:t>
                            </w:r>
                            <w:r w:rsidRPr="00D5030A">
                              <w:rPr>
                                <w:rFonts w:ascii="Arial" w:hAnsi="Arial" w:cs="Arial"/>
                                <w:b/>
                                <w:bCs/>
                                <w:sz w:val="15"/>
                                <w:szCs w:val="15"/>
                                <w:lang w:val="en-GB"/>
                              </w:rPr>
                              <w:t>C,E</w:t>
                            </w:r>
                            <w:r w:rsidRPr="00D5030A">
                              <w:rPr>
                                <w:rFonts w:ascii="Arial" w:hAnsi="Arial" w:cs="Arial"/>
                                <w:sz w:val="15"/>
                                <w:szCs w:val="15"/>
                                <w:lang w:val="en-GB"/>
                              </w:rPr>
                              <w:t xml:space="preserve">) </w:t>
                            </w:r>
                            <w:r w:rsidR="00B55731">
                              <w:rPr>
                                <w:rFonts w:ascii="Arial" w:hAnsi="Arial" w:cs="Arial"/>
                                <w:sz w:val="15"/>
                                <w:szCs w:val="15"/>
                                <w:lang w:val="en-GB"/>
                              </w:rPr>
                              <w:t>to modulate</w:t>
                            </w:r>
                            <w:r w:rsidRPr="00D5030A">
                              <w:rPr>
                                <w:rFonts w:ascii="Arial" w:hAnsi="Arial" w:cs="Arial"/>
                                <w:sz w:val="15"/>
                                <w:szCs w:val="15"/>
                                <w:lang w:val="en-GB"/>
                              </w:rPr>
                              <w:t xml:space="preserve"> </w:t>
                            </w:r>
                            <w:ins w:id="3" w:author="mattnassar@gmail.com" w:date="2024-11-10T14:42:00Z" w16du:dateUtc="2024-11-10T19:42:00Z">
                              <w:r w:rsidR="00D26ACC">
                                <w:rPr>
                                  <w:rFonts w:ascii="Arial" w:hAnsi="Arial" w:cs="Arial"/>
                                  <w:sz w:val="15"/>
                                  <w:szCs w:val="15"/>
                                  <w:lang w:val="en-GB"/>
                                </w:rPr>
                                <w:t xml:space="preserve">both </w:t>
                              </w:r>
                            </w:ins>
                            <w:r w:rsidRPr="00D5030A">
                              <w:rPr>
                                <w:rFonts w:ascii="Arial" w:hAnsi="Arial" w:cs="Arial"/>
                                <w:sz w:val="15"/>
                                <w:szCs w:val="15"/>
                                <w:lang w:val="en-GB"/>
                              </w:rPr>
                              <w:t>speed and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A6185" id="Text Box 2" o:spid="_x0000_s1027" type="#_x0000_t202" style="position:absolute;left:0;text-align:left;margin-left:301.15pt;margin-top:23.1pt;width:172pt;height:12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" fillcolor="white [3201]" stroked="f" strokeweight=".5pt">
                <v:textbox>
                  <w:txbxContent>
                    <w:p w14:paraId="24918BCF" w14:textId="2480C616" w:rsidR="005E181D" w:rsidRPr="00D5030A" w:rsidRDefault="005E181D" w:rsidP="005E181D">
                      <w:pPr>
                        <w:jc w:val="both"/>
                        <w:rPr>
                          <w:rFonts w:ascii="Arial" w:hAnsi="Arial" w:cs="Arial"/>
                          <w:sz w:val="15"/>
                          <w:szCs w:val="15"/>
                          <w:lang w:val="en-GB"/>
                        </w:rPr>
                      </w:pPr>
                      <w:r w:rsidRPr="00D5030A">
                        <w:rPr>
                          <w:rFonts w:ascii="Arial" w:hAnsi="Arial" w:cs="Arial"/>
                          <w:b/>
                          <w:bCs/>
                          <w:sz w:val="15"/>
                          <w:szCs w:val="15"/>
                          <w:lang w:val="en-GB"/>
                        </w:rPr>
                        <w:t>Fig. 2 Task and behaviour from Fischer et al., 2018</w:t>
                      </w:r>
                      <w:r w:rsidRPr="00D5030A">
                        <w:rPr>
                          <w:rFonts w:ascii="Arial" w:hAnsi="Arial" w:cs="Arial"/>
                          <w:sz w:val="15"/>
                          <w:szCs w:val="15"/>
                          <w:lang w:val="en-GB"/>
                        </w:rPr>
                        <w:t>. (</w:t>
                      </w:r>
                      <w:r w:rsidRPr="00D5030A">
                        <w:rPr>
                          <w:rFonts w:ascii="Arial" w:hAnsi="Arial" w:cs="Arial"/>
                          <w:b/>
                          <w:bCs/>
                          <w:sz w:val="15"/>
                          <w:szCs w:val="15"/>
                          <w:lang w:val="en-GB"/>
                        </w:rPr>
                        <w:t>A)</w:t>
                      </w:r>
                      <w:r w:rsidRPr="00D5030A">
                        <w:rPr>
                          <w:rFonts w:ascii="Arial" w:hAnsi="Arial" w:cs="Arial"/>
                          <w:sz w:val="15"/>
                          <w:szCs w:val="15"/>
                          <w:lang w:val="en-GB"/>
                        </w:rPr>
                        <w:t xml:space="preserve"> In the flanker task either congruent or incongruent flankers (four surrounding arrows) in close </w:t>
                      </w:r>
                      <w:ins w:id="4" w:author="mattnassar@gmail.com" w:date="2024-11-10T14:41:00Z" w16du:dateUtc="2024-11-10T19:41:00Z">
                        <w:r w:rsidR="00D26ACC">
                          <w:rPr>
                            <w:rFonts w:ascii="Arial" w:hAnsi="Arial" w:cs="Arial"/>
                            <w:sz w:val="15"/>
                            <w:szCs w:val="15"/>
                            <w:lang w:val="en-GB"/>
                          </w:rPr>
                          <w:t xml:space="preserve">or far </w:t>
                        </w:r>
                      </w:ins>
                      <w:r w:rsidRPr="00D5030A">
                        <w:rPr>
                          <w:rFonts w:ascii="Arial" w:hAnsi="Arial" w:cs="Arial"/>
                          <w:sz w:val="15"/>
                          <w:szCs w:val="15"/>
                          <w:lang w:val="en-GB"/>
                        </w:rPr>
                        <w:t xml:space="preserve">proximity </w:t>
                      </w:r>
                      <w:del w:id="5" w:author="mattnassar@gmail.com" w:date="2024-11-10T14:41:00Z" w16du:dateUtc="2024-11-10T19:41:00Z">
                        <w:r w:rsidRPr="00D5030A" w:rsidDel="00D26ACC">
                          <w:rPr>
                            <w:rFonts w:ascii="Arial" w:hAnsi="Arial" w:cs="Arial"/>
                            <w:sz w:val="15"/>
                            <w:szCs w:val="15"/>
                            <w:lang w:val="en-GB"/>
                          </w:rPr>
                          <w:delText>or further away from</w:delText>
                        </w:r>
                      </w:del>
                      <w:ins w:id="6" w:author="mattnassar@gmail.com" w:date="2024-11-10T14:41:00Z" w16du:dateUtc="2024-11-10T19:41:00Z">
                        <w:r w:rsidR="00D26ACC">
                          <w:rPr>
                            <w:rFonts w:ascii="Arial" w:hAnsi="Arial" w:cs="Arial"/>
                            <w:sz w:val="15"/>
                            <w:szCs w:val="15"/>
                            <w:lang w:val="en-GB"/>
                          </w:rPr>
                          <w:t>to</w:t>
                        </w:r>
                      </w:ins>
                      <w:r w:rsidRPr="00D5030A">
                        <w:rPr>
                          <w:rFonts w:ascii="Arial" w:hAnsi="Arial" w:cs="Arial"/>
                          <w:sz w:val="15"/>
                          <w:szCs w:val="15"/>
                          <w:lang w:val="en-GB"/>
                        </w:rPr>
                        <w:t xml:space="preserve"> the central target (in</w:t>
                      </w:r>
                      <w:r w:rsidR="00A13667">
                        <w:rPr>
                          <w:rFonts w:ascii="Arial" w:hAnsi="Arial" w:cs="Arial"/>
                          <w:sz w:val="15"/>
                          <w:szCs w:val="15"/>
                          <w:lang w:val="en-GB"/>
                        </w:rPr>
                        <w:t>s</w:t>
                      </w:r>
                      <w:r w:rsidRPr="00D5030A">
                        <w:rPr>
                          <w:rFonts w:ascii="Arial" w:hAnsi="Arial" w:cs="Arial"/>
                          <w:sz w:val="15"/>
                          <w:szCs w:val="15"/>
                          <w:lang w:val="en-GB"/>
                        </w:rPr>
                        <w:t xml:space="preserve">et) are presented on each trial. Congruent stimuli usually yield faster responses (green) compared to incongruent stimuli, which lead to delayed responses (orange) or induce errors (red). Stimulus incongruence increases RT and decreases accuracy, while interacting with the flanker distance </w:t>
                      </w:r>
                      <w:r w:rsidRPr="00D5030A">
                        <w:rPr>
                          <w:rFonts w:ascii="Arial" w:hAnsi="Arial" w:cs="Arial"/>
                          <w:b/>
                          <w:bCs/>
                          <w:sz w:val="15"/>
                          <w:szCs w:val="15"/>
                          <w:lang w:val="en-GB"/>
                        </w:rPr>
                        <w:t>(B, D)</w:t>
                      </w:r>
                      <w:r w:rsidRPr="00D5030A">
                        <w:rPr>
                          <w:rFonts w:ascii="Arial" w:hAnsi="Arial" w:cs="Arial"/>
                          <w:sz w:val="15"/>
                          <w:szCs w:val="15"/>
                          <w:lang w:val="en-GB"/>
                        </w:rPr>
                        <w:t xml:space="preserve"> and response stimulus interval (RSI; </w:t>
                      </w:r>
                      <w:proofErr w:type="gramStart"/>
                      <w:r w:rsidRPr="00D5030A">
                        <w:rPr>
                          <w:rFonts w:ascii="Arial" w:hAnsi="Arial" w:cs="Arial"/>
                          <w:b/>
                          <w:bCs/>
                          <w:sz w:val="15"/>
                          <w:szCs w:val="15"/>
                          <w:lang w:val="en-GB"/>
                        </w:rPr>
                        <w:t>C,E</w:t>
                      </w:r>
                      <w:proofErr w:type="gramEnd"/>
                      <w:r w:rsidRPr="00D5030A">
                        <w:rPr>
                          <w:rFonts w:ascii="Arial" w:hAnsi="Arial" w:cs="Arial"/>
                          <w:sz w:val="15"/>
                          <w:szCs w:val="15"/>
                          <w:lang w:val="en-GB"/>
                        </w:rPr>
                        <w:t xml:space="preserve">) </w:t>
                      </w:r>
                      <w:r w:rsidR="00B55731">
                        <w:rPr>
                          <w:rFonts w:ascii="Arial" w:hAnsi="Arial" w:cs="Arial"/>
                          <w:sz w:val="15"/>
                          <w:szCs w:val="15"/>
                          <w:lang w:val="en-GB"/>
                        </w:rPr>
                        <w:t>to modulate</w:t>
                      </w:r>
                      <w:r w:rsidRPr="00D5030A">
                        <w:rPr>
                          <w:rFonts w:ascii="Arial" w:hAnsi="Arial" w:cs="Arial"/>
                          <w:sz w:val="15"/>
                          <w:szCs w:val="15"/>
                          <w:lang w:val="en-GB"/>
                        </w:rPr>
                        <w:t xml:space="preserve"> </w:t>
                      </w:r>
                      <w:ins w:id="7" w:author="mattnassar@gmail.com" w:date="2024-11-10T14:42:00Z" w16du:dateUtc="2024-11-10T19:42:00Z">
                        <w:r w:rsidR="00D26ACC">
                          <w:rPr>
                            <w:rFonts w:ascii="Arial" w:hAnsi="Arial" w:cs="Arial"/>
                            <w:sz w:val="15"/>
                            <w:szCs w:val="15"/>
                            <w:lang w:val="en-GB"/>
                          </w:rPr>
                          <w:t xml:space="preserve">both </w:t>
                        </w:r>
                      </w:ins>
                      <w:r w:rsidRPr="00D5030A">
                        <w:rPr>
                          <w:rFonts w:ascii="Arial" w:hAnsi="Arial" w:cs="Arial"/>
                          <w:sz w:val="15"/>
                          <w:szCs w:val="15"/>
                          <w:lang w:val="en-GB"/>
                        </w:rPr>
                        <w:t>speed and accuracy.</w:t>
                      </w:r>
                    </w:p>
                  </w:txbxContent>
                </v:textbox>
                <w10:wrap type="tight"/>
              </v:shape>
            </w:pict>
          </mc:Fallback>
        </mc:AlternateContent>
      </w:r>
      <w:r w:rsidR="00F64A67" w:rsidRPr="003B2415">
        <w:rPr>
          <w:rFonts w:ascii="Arial" w:hAnsi="Arial" w:cs="Arial"/>
          <w:sz w:val="20"/>
          <w:szCs w:val="20"/>
        </w:rPr>
        <w:t xml:space="preserve">All models will undergo a multi-stage training process </w:t>
      </w:r>
      <w:r w:rsidR="00BA6DFC" w:rsidRPr="003B2415">
        <w:rPr>
          <w:rFonts w:ascii="Arial" w:hAnsi="Arial" w:cs="Arial"/>
          <w:sz w:val="20"/>
          <w:szCs w:val="20"/>
        </w:rPr>
        <w:t xml:space="preserve">to first encourage overlapping representations that are efficient for learning and generalizing, and second enable the model to perform a specific cognitive control task, the flanker task, for which we have a large existing dataset </w:t>
      </w:r>
      <w:r w:rsidR="00BA6DFC" w:rsidRPr="006A0173">
        <w:rPr>
          <w:rFonts w:ascii="Arial" w:hAnsi="Arial" w:cs="Arial"/>
          <w:sz w:val="20"/>
          <w:szCs w:val="20"/>
        </w:rPr>
        <w:t xml:space="preserve">(N = </w:t>
      </w:r>
      <w:r w:rsidR="00CC7CBA" w:rsidRPr="006A0173">
        <w:rPr>
          <w:rFonts w:ascii="Arial" w:hAnsi="Arial" w:cs="Arial"/>
          <w:sz w:val="20"/>
          <w:szCs w:val="20"/>
        </w:rPr>
        <w:t>1300</w:t>
      </w:r>
      <w:r w:rsidR="00BA6DFC" w:rsidRPr="006A0173">
        <w:rPr>
          <w:rFonts w:ascii="Arial" w:hAnsi="Arial" w:cs="Arial"/>
          <w:sz w:val="20"/>
          <w:szCs w:val="20"/>
        </w:rPr>
        <w:t xml:space="preserve">, EEG </w:t>
      </w:r>
      <w:r w:rsidR="00CC7CBA" w:rsidRPr="006A0173">
        <w:rPr>
          <w:rFonts w:ascii="Arial" w:hAnsi="Arial" w:cs="Arial"/>
          <w:sz w:val="20"/>
          <w:szCs w:val="20"/>
        </w:rPr>
        <w:t xml:space="preserve">and </w:t>
      </w:r>
      <w:r w:rsidR="00BA6DFC" w:rsidRPr="006A0173">
        <w:rPr>
          <w:rFonts w:ascii="Arial" w:hAnsi="Arial" w:cs="Arial"/>
          <w:sz w:val="20"/>
          <w:szCs w:val="20"/>
        </w:rPr>
        <w:t>behavior).</w:t>
      </w:r>
      <w:r w:rsidR="00BA6DFC" w:rsidRPr="003B2415">
        <w:rPr>
          <w:rFonts w:ascii="Arial" w:hAnsi="Arial" w:cs="Arial"/>
          <w:sz w:val="20"/>
          <w:szCs w:val="20"/>
        </w:rPr>
        <w:t xml:space="preserve"> RNNs will initially be trained on a large class of tasks requiring detection of “patches of arrows” presented in a vertical space. The inputs to the RNN will correspond to directional arrow detectors “tuned” to each location in vertical space, as well as additional input neurons that provide the RNN with information about which of several such tasks it is currently required to perform </w:t>
      </w:r>
      <w:r w:rsidR="00077101">
        <w:rPr>
          <w:rFonts w:ascii="Arial" w:hAnsi="Arial" w:cs="Arial"/>
          <w:sz w:val="20"/>
          <w:szCs w:val="20"/>
        </w:rPr>
        <w:fldChar w:fldCharType="begin"/>
      </w:r>
      <w:r w:rsidR="002A7213">
        <w:rPr>
          <w:rFonts w:ascii="Arial" w:hAnsi="Arial" w:cs="Arial"/>
          <w:sz w:val="20"/>
          <w:szCs w:val="20"/>
        </w:rPr>
        <w:instrText xml:space="preserve"> ADDIN EN.CITE &lt;EndNote&gt;&lt;Cite&gt;&lt;Author&gt;Yang&lt;/Author&gt;&lt;Year&gt;2019&lt;/Year&gt;&lt;RecNum&gt;225&lt;/RecNum&gt;&lt;DisplayText&gt;&lt;style face="superscript"&gt;87&lt;/style&gt;&lt;/DisplayText&gt;&lt;record&gt;&lt;rec-number&gt;225&lt;/rec-number&gt;&lt;foreign-keys&gt;&lt;key app="EN" db-id="xrp5dt9p9p0rr9exz935twzaeaveax2asdvx" timestamp="1730730940"&gt;225&lt;/key&gt;&lt;/foreign-keys&gt;&lt;ref-type name="Journal Article"&gt;17&lt;/ref-type&gt;&lt;contributors&gt;&lt;authors&gt;&lt;author&gt;Yang, Guangyu Robert&lt;/author&gt;&lt;author&gt;Joglekar, Madhura R.&lt;/author&gt;&lt;author&gt;Song, H. Francis&lt;/author&gt;&lt;author&gt;Newsome, William T.&lt;/author&gt;&lt;author&gt;Wang, Xiao-Jing&lt;/author&gt;&lt;/authors&gt;&lt;/contributors&gt;&lt;titles&gt;&lt;title&gt;Task representations in neural networks trained to perform many cognitive tasks&lt;/title&gt;&lt;secondary-title&gt;Nature Neuroscience&lt;/secondary-title&gt;&lt;/titles&gt;&lt;periodical&gt;&lt;full-title&gt;Nature Neuroscience&lt;/full-title&gt;&lt;/periodical&gt;&lt;pages&gt;297-306&lt;/pages&gt;&lt;volume&gt;22&lt;/volume&gt;&lt;number&gt;2&lt;/number&gt;&lt;dates&gt;&lt;year&gt;2019&lt;/year&gt;&lt;pub-dates&gt;&lt;date&gt;2019/02/01&lt;/date&gt;&lt;/pub-dates&gt;&lt;/dates&gt;&lt;isbn&gt;1546-1726&lt;/isbn&gt;&lt;urls&gt;&lt;related-urls&gt;&lt;url&gt;https://doi.org/10.1038/s41593-018-0310-2&lt;/url&gt;&lt;/related-urls&gt;&lt;/urls&gt;&lt;electronic-resource-num&gt;10.1038/s41593-018-0310-2&lt;/electronic-resource-num&gt;&lt;/record&gt;&lt;/Cite&gt;&lt;/EndNote&gt;</w:instrText>
      </w:r>
      <w:r w:rsidR="00077101">
        <w:rPr>
          <w:rFonts w:ascii="Arial" w:hAnsi="Arial" w:cs="Arial"/>
          <w:sz w:val="20"/>
          <w:szCs w:val="20"/>
        </w:rPr>
        <w:fldChar w:fldCharType="separate"/>
      </w:r>
      <w:r w:rsidR="002A7213" w:rsidRPr="002A7213">
        <w:rPr>
          <w:rFonts w:ascii="Arial" w:hAnsi="Arial" w:cs="Arial"/>
          <w:noProof/>
          <w:sz w:val="20"/>
          <w:szCs w:val="20"/>
          <w:vertAlign w:val="superscript"/>
        </w:rPr>
        <w:t>87</w:t>
      </w:r>
      <w:r w:rsidR="00077101">
        <w:rPr>
          <w:rFonts w:ascii="Arial" w:hAnsi="Arial" w:cs="Arial"/>
          <w:sz w:val="20"/>
          <w:szCs w:val="20"/>
        </w:rPr>
        <w:fldChar w:fldCharType="end"/>
      </w:r>
      <w:r w:rsidR="00BA6DFC" w:rsidRPr="003B2415">
        <w:rPr>
          <w:rFonts w:ascii="Arial" w:hAnsi="Arial" w:cs="Arial"/>
          <w:sz w:val="20"/>
          <w:szCs w:val="20"/>
        </w:rPr>
        <w:t>.</w:t>
      </w:r>
      <w:r w:rsidR="000B63C8" w:rsidRPr="003B2415">
        <w:rPr>
          <w:rFonts w:ascii="Arial" w:hAnsi="Arial" w:cs="Arial"/>
          <w:sz w:val="20"/>
          <w:szCs w:val="20"/>
        </w:rPr>
        <w:t xml:space="preserve"> Tasks will correspond to the location of the arrow that the model is asked to provide a directional (left/right) discrimination. The key aspect of pre-training is that on each “trial” the RNN will be presented with an array of arrows that is spatially correlated, such that arrows in neighboring locations tend to be pointed in the same direction. </w:t>
      </w:r>
      <w:r w:rsidR="000B63C8">
        <w:rPr>
          <w:rFonts w:ascii="Arial" w:hAnsi="Arial" w:cs="Arial"/>
          <w:sz w:val="20"/>
          <w:szCs w:val="20"/>
        </w:rPr>
        <w:t xml:space="preserve">Based on previous work </w:t>
      </w:r>
      <w:r w:rsidR="00E8253A">
        <w:rPr>
          <w:rFonts w:ascii="Arial" w:hAnsi="Arial" w:cs="Arial"/>
          <w:sz w:val="20"/>
          <w:szCs w:val="20"/>
        </w:rPr>
        <w:fldChar w:fldCharType="begin">
          <w:fldData xml:space="preserve">PEVuZE5vdGU+PENpdGU+PEF1dGhvcj5EcmlzY29sbDwvQXV0aG9yPjxZZWFyPjIwMjQ8L1llYXI+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PEVuZE5vdGU+PENpdGU+PEF1dGhvcj5EcmlzY29sbDwvQXV0aG9yPjxZZWFyPjIwMjQ8L1llYXI+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E8253A">
        <w:rPr>
          <w:rFonts w:ascii="Arial" w:hAnsi="Arial" w:cs="Arial"/>
          <w:sz w:val="20"/>
          <w:szCs w:val="20"/>
        </w:rPr>
      </w:r>
      <w:r w:rsidR="00E8253A">
        <w:rPr>
          <w:rFonts w:ascii="Arial" w:hAnsi="Arial" w:cs="Arial"/>
          <w:sz w:val="20"/>
          <w:szCs w:val="20"/>
        </w:rPr>
        <w:fldChar w:fldCharType="separate"/>
      </w:r>
      <w:r w:rsidR="002A7213" w:rsidRPr="002A7213">
        <w:rPr>
          <w:rFonts w:ascii="Arial" w:hAnsi="Arial" w:cs="Arial"/>
          <w:noProof/>
          <w:sz w:val="20"/>
          <w:szCs w:val="20"/>
          <w:vertAlign w:val="superscript"/>
        </w:rPr>
        <w:t>26,34,39,87</w:t>
      </w:r>
      <w:r w:rsidR="00E8253A">
        <w:rPr>
          <w:rFonts w:ascii="Arial" w:hAnsi="Arial" w:cs="Arial"/>
          <w:sz w:val="20"/>
          <w:szCs w:val="20"/>
        </w:rPr>
        <w:fldChar w:fldCharType="end"/>
      </w:r>
      <w:r w:rsidR="004F034C">
        <w:rPr>
          <w:rFonts w:ascii="Arial" w:hAnsi="Arial" w:cs="Arial"/>
          <w:sz w:val="20"/>
          <w:szCs w:val="20"/>
        </w:rPr>
        <w:t>,</w:t>
      </w:r>
      <w:r w:rsidR="000B63C8" w:rsidRPr="003B2415">
        <w:rPr>
          <w:rFonts w:ascii="Arial" w:hAnsi="Arial" w:cs="Arial"/>
          <w:sz w:val="20"/>
          <w:szCs w:val="20"/>
        </w:rPr>
        <w:t xml:space="preserve"> we anticipate that this pretraining procedure will lead the RNN models to develop overlapping representations </w:t>
      </w:r>
      <w:r w:rsidR="000B63C8" w:rsidRPr="003B2415">
        <w:rPr>
          <w:rFonts w:ascii="Arial" w:hAnsi="Arial" w:cs="Arial"/>
          <w:sz w:val="20"/>
          <w:szCs w:val="20"/>
        </w:rPr>
        <w:lastRenderedPageBreak/>
        <w:t xml:space="preserve">of the stimulus space, such that units in the RNN that are sensitive to a rightward arrow presented at one position in the array, will also be sensitive to rightward arrows presented at nearby positions in the array. </w:t>
      </w:r>
    </w:p>
    <w:p w14:paraId="38E19E2F" w14:textId="24DC7098" w:rsidR="000B63C8" w:rsidRPr="006A0173" w:rsidRDefault="000B63C8" w:rsidP="00D5030A">
      <w:pPr>
        <w:jc w:val="both"/>
        <w:rPr>
          <w:rFonts w:ascii="Arial" w:hAnsi="Arial" w:cs="Arial"/>
          <w:sz w:val="12"/>
          <w:szCs w:val="12"/>
        </w:rPr>
      </w:pPr>
    </w:p>
    <w:p w14:paraId="0176A382" w14:textId="1A0775BC" w:rsidR="4EA7E35D" w:rsidRPr="006A0173" w:rsidRDefault="00D5030A" w:rsidP="00D5030A">
      <w:pPr>
        <w:jc w:val="both"/>
        <w:rPr>
          <w:rFonts w:ascii="Arial" w:eastAsia="Arial" w:hAnsi="Arial" w:cs="Arial"/>
          <w:color w:val="000000" w:themeColor="text1"/>
          <w:sz w:val="20"/>
          <w:szCs w:val="20"/>
        </w:rPr>
      </w:pPr>
      <w:r>
        <w:rPr>
          <w:rFonts w:ascii="Arial" w:eastAsia="Arial" w:hAnsi="Arial" w:cs="Arial"/>
          <w:noProof/>
          <w:color w:val="000000" w:themeColor="text1"/>
          <w:sz w:val="12"/>
          <w:szCs w:val="12"/>
        </w:rPr>
        <mc:AlternateContent>
          <mc:Choice Requires="wps">
            <w:drawing>
              <wp:anchor distT="0" distB="0" distL="114300" distR="114300" simplePos="0" relativeHeight="251658253" behindDoc="0" locked="0" layoutInCell="1" allowOverlap="1" wp14:anchorId="08AC5586" wp14:editId="4AF3E894">
                <wp:simplePos x="0" y="0"/>
                <wp:positionH relativeFrom="column">
                  <wp:posOffset>3996055</wp:posOffset>
                </wp:positionH>
                <wp:positionV relativeFrom="paragraph">
                  <wp:posOffset>1749370</wp:posOffset>
                </wp:positionV>
                <wp:extent cx="1950085" cy="873760"/>
                <wp:effectExtent l="0" t="0" r="5715" b="2540"/>
                <wp:wrapTight wrapText="bothSides">
                  <wp:wrapPolygon edited="0">
                    <wp:start x="0" y="0"/>
                    <wp:lineTo x="0" y="21349"/>
                    <wp:lineTo x="21523" y="21349"/>
                    <wp:lineTo x="21523" y="0"/>
                    <wp:lineTo x="0" y="0"/>
                  </wp:wrapPolygon>
                </wp:wrapTight>
                <wp:docPr id="1327797592" name="Text Box 2"/>
                <wp:cNvGraphicFramePr/>
                <a:graphic xmlns:a="http://schemas.openxmlformats.org/drawingml/2006/main">
                  <a:graphicData uri="http://schemas.microsoft.com/office/word/2010/wordprocessingShape">
                    <wps:wsp>
                      <wps:cNvSpPr txBox="1"/>
                      <wps:spPr>
                        <a:xfrm>
                          <a:off x="0" y="0"/>
                          <a:ext cx="1950085" cy="873760"/>
                        </a:xfrm>
                        <a:prstGeom prst="rect">
                          <a:avLst/>
                        </a:prstGeom>
                        <a:solidFill>
                          <a:schemeClr val="lt1"/>
                        </a:solidFill>
                        <a:ln w="6350">
                          <a:noFill/>
                        </a:ln>
                      </wps:spPr>
                      <wps:txbx>
                        <w:txbxContent>
                          <w:p w14:paraId="27F7240B" w14:textId="10F88252" w:rsidR="005A6571" w:rsidRPr="00D5030A" w:rsidRDefault="005A6571" w:rsidP="00F95905">
                            <w:pPr>
                              <w:jc w:val="both"/>
                              <w:rPr>
                                <w:rFonts w:ascii="Arial" w:hAnsi="Arial" w:cs="Arial"/>
                                <w:sz w:val="15"/>
                                <w:szCs w:val="15"/>
                                <w:lang w:val="en-GB"/>
                              </w:rPr>
                            </w:pPr>
                            <w:r w:rsidRPr="00D5030A">
                              <w:rPr>
                                <w:rFonts w:ascii="Arial" w:hAnsi="Arial" w:cs="Arial"/>
                                <w:b/>
                                <w:bCs/>
                                <w:sz w:val="15"/>
                                <w:szCs w:val="15"/>
                                <w:lang w:val="en-GB"/>
                              </w:rPr>
                              <w:t xml:space="preserve">Fig. 3 </w:t>
                            </w:r>
                            <w:r w:rsidR="006B0DBD">
                              <w:rPr>
                                <w:rFonts w:ascii="Arial" w:hAnsi="Arial" w:cs="Arial"/>
                                <w:b/>
                                <w:bCs/>
                                <w:sz w:val="15"/>
                                <w:szCs w:val="15"/>
                                <w:lang w:val="en-GB"/>
                              </w:rPr>
                              <w:t>B</w:t>
                            </w:r>
                            <w:r w:rsidRPr="00D5030A">
                              <w:rPr>
                                <w:rFonts w:ascii="Arial" w:hAnsi="Arial" w:cs="Arial"/>
                                <w:b/>
                                <w:bCs/>
                                <w:sz w:val="15"/>
                                <w:szCs w:val="15"/>
                                <w:lang w:val="en-GB"/>
                              </w:rPr>
                              <w:t>ehavioural and neural correlates of conflict expectations</w:t>
                            </w:r>
                            <w:r w:rsidRPr="00D5030A">
                              <w:rPr>
                                <w:rFonts w:ascii="Arial" w:hAnsi="Arial" w:cs="Arial"/>
                                <w:sz w:val="15"/>
                                <w:szCs w:val="15"/>
                                <w:lang w:val="en-GB"/>
                              </w:rPr>
                              <w:t xml:space="preserve">. Higher conflict expectation is </w:t>
                            </w:r>
                            <w:r w:rsidRPr="00D5030A">
                              <w:rPr>
                                <w:rFonts w:ascii="Arial" w:eastAsia="Arial" w:hAnsi="Arial" w:cs="Arial"/>
                                <w:color w:val="000000" w:themeColor="text1"/>
                                <w:sz w:val="15"/>
                                <w:szCs w:val="15"/>
                                <w:lang w:val="en-GB"/>
                              </w:rPr>
                              <w:t xml:space="preserve">associated with increased accuracy </w:t>
                            </w:r>
                            <w:r w:rsidRPr="00D5030A">
                              <w:rPr>
                                <w:rFonts w:ascii="Arial" w:eastAsia="Arial" w:hAnsi="Arial" w:cs="Arial"/>
                                <w:b/>
                                <w:bCs/>
                                <w:color w:val="000000" w:themeColor="text1"/>
                                <w:sz w:val="15"/>
                                <w:szCs w:val="15"/>
                                <w:lang w:val="en-GB"/>
                              </w:rPr>
                              <w:t>(A)</w:t>
                            </w:r>
                            <w:r w:rsidRPr="00D5030A">
                              <w:rPr>
                                <w:rFonts w:ascii="Arial" w:eastAsia="Arial" w:hAnsi="Arial" w:cs="Arial"/>
                                <w:color w:val="000000" w:themeColor="text1"/>
                                <w:sz w:val="15"/>
                                <w:szCs w:val="15"/>
                                <w:lang w:val="en-GB"/>
                              </w:rPr>
                              <w:t xml:space="preserve"> on incongruent trials</w:t>
                            </w:r>
                            <w:r w:rsidR="00212783" w:rsidRPr="00D5030A">
                              <w:rPr>
                                <w:rFonts w:ascii="Arial" w:eastAsia="Arial" w:hAnsi="Arial" w:cs="Arial"/>
                                <w:color w:val="000000" w:themeColor="text1"/>
                                <w:sz w:val="15"/>
                                <w:szCs w:val="15"/>
                                <w:lang w:val="en-GB"/>
                              </w:rPr>
                              <w:t>, and</w:t>
                            </w:r>
                            <w:r w:rsidRPr="00D5030A">
                              <w:rPr>
                                <w:rFonts w:ascii="Arial" w:eastAsia="Arial" w:hAnsi="Arial" w:cs="Arial"/>
                                <w:color w:val="000000" w:themeColor="text1"/>
                                <w:sz w:val="15"/>
                                <w:szCs w:val="15"/>
                                <w:lang w:val="en-GB"/>
                              </w:rPr>
                              <w:t xml:space="preserve"> increased midfrontal theta to beta band activity in the pre stimulus interval </w:t>
                            </w:r>
                            <w:r w:rsidRPr="00D5030A">
                              <w:rPr>
                                <w:rFonts w:ascii="Arial" w:eastAsia="Arial" w:hAnsi="Arial" w:cs="Arial"/>
                                <w:b/>
                                <w:bCs/>
                                <w:color w:val="000000" w:themeColor="text1"/>
                                <w:sz w:val="15"/>
                                <w:szCs w:val="15"/>
                                <w:lang w:val="en-GB"/>
                              </w:rPr>
                              <w:t>(</w:t>
                            </w:r>
                            <w:r w:rsidR="001A2EB2" w:rsidRPr="00D5030A">
                              <w:rPr>
                                <w:rFonts w:ascii="Arial" w:eastAsia="Arial" w:hAnsi="Arial" w:cs="Arial"/>
                                <w:b/>
                                <w:bCs/>
                                <w:color w:val="000000" w:themeColor="text1"/>
                                <w:sz w:val="15"/>
                                <w:szCs w:val="15"/>
                                <w:lang w:val="en-GB"/>
                              </w:rPr>
                              <w:t>B</w:t>
                            </w:r>
                            <w:r w:rsidRPr="00D5030A">
                              <w:rPr>
                                <w:rFonts w:ascii="Arial" w:eastAsia="Arial" w:hAnsi="Arial" w:cs="Arial"/>
                                <w:b/>
                                <w:bCs/>
                                <w:color w:val="000000" w:themeColor="text1"/>
                                <w:sz w:val="15"/>
                                <w:szCs w:val="15"/>
                                <w:lang w:val="en-GB"/>
                              </w:rPr>
                              <w:t>).</w:t>
                            </w:r>
                            <w:r w:rsidRPr="00D5030A">
                              <w:rPr>
                                <w:rFonts w:ascii="Arial" w:eastAsia="Arial" w:hAnsi="Arial" w:cs="Arial"/>
                                <w:color w:val="000000" w:themeColor="text1"/>
                                <w:sz w:val="15"/>
                                <w:szCs w:val="15"/>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C5586" id="_x0000_s1028" type="#_x0000_t202" style="position:absolute;left:0;text-align:left;margin-left:314.65pt;margin-top:137.75pt;width:153.55pt;height:68.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" fillcolor="white [3201]" stroked="f" strokeweight=".5pt">
                <v:textbox>
                  <w:txbxContent>
                    <w:p w14:paraId="27F7240B" w14:textId="10F88252" w:rsidR="005A6571" w:rsidRPr="00D5030A" w:rsidRDefault="005A6571" w:rsidP="00F95905">
                      <w:pPr>
                        <w:jc w:val="both"/>
                        <w:rPr>
                          <w:rFonts w:ascii="Arial" w:hAnsi="Arial" w:cs="Arial"/>
                          <w:sz w:val="15"/>
                          <w:szCs w:val="15"/>
                          <w:lang w:val="en-GB"/>
                        </w:rPr>
                      </w:pPr>
                      <w:r w:rsidRPr="00D5030A">
                        <w:rPr>
                          <w:rFonts w:ascii="Arial" w:hAnsi="Arial" w:cs="Arial"/>
                          <w:b/>
                          <w:bCs/>
                          <w:sz w:val="15"/>
                          <w:szCs w:val="15"/>
                          <w:lang w:val="en-GB"/>
                        </w:rPr>
                        <w:t xml:space="preserve">Fig. 3 </w:t>
                      </w:r>
                      <w:r w:rsidR="006B0DBD">
                        <w:rPr>
                          <w:rFonts w:ascii="Arial" w:hAnsi="Arial" w:cs="Arial"/>
                          <w:b/>
                          <w:bCs/>
                          <w:sz w:val="15"/>
                          <w:szCs w:val="15"/>
                          <w:lang w:val="en-GB"/>
                        </w:rPr>
                        <w:t>B</w:t>
                      </w:r>
                      <w:r w:rsidRPr="00D5030A">
                        <w:rPr>
                          <w:rFonts w:ascii="Arial" w:hAnsi="Arial" w:cs="Arial"/>
                          <w:b/>
                          <w:bCs/>
                          <w:sz w:val="15"/>
                          <w:szCs w:val="15"/>
                          <w:lang w:val="en-GB"/>
                        </w:rPr>
                        <w:t>ehavioural and neural correlates of conflict expectations</w:t>
                      </w:r>
                      <w:r w:rsidRPr="00D5030A">
                        <w:rPr>
                          <w:rFonts w:ascii="Arial" w:hAnsi="Arial" w:cs="Arial"/>
                          <w:sz w:val="15"/>
                          <w:szCs w:val="15"/>
                          <w:lang w:val="en-GB"/>
                        </w:rPr>
                        <w:t xml:space="preserve">. Higher conflict expectation is </w:t>
                      </w:r>
                      <w:r w:rsidRPr="00D5030A">
                        <w:rPr>
                          <w:rFonts w:ascii="Arial" w:eastAsia="Arial" w:hAnsi="Arial" w:cs="Arial"/>
                          <w:color w:val="000000" w:themeColor="text1"/>
                          <w:sz w:val="15"/>
                          <w:szCs w:val="15"/>
                          <w:lang w:val="en-GB"/>
                        </w:rPr>
                        <w:t xml:space="preserve">associated with increased accuracy </w:t>
                      </w:r>
                      <w:r w:rsidRPr="00D5030A">
                        <w:rPr>
                          <w:rFonts w:ascii="Arial" w:eastAsia="Arial" w:hAnsi="Arial" w:cs="Arial"/>
                          <w:b/>
                          <w:bCs/>
                          <w:color w:val="000000" w:themeColor="text1"/>
                          <w:sz w:val="15"/>
                          <w:szCs w:val="15"/>
                          <w:lang w:val="en-GB"/>
                        </w:rPr>
                        <w:t>(A)</w:t>
                      </w:r>
                      <w:r w:rsidRPr="00D5030A">
                        <w:rPr>
                          <w:rFonts w:ascii="Arial" w:eastAsia="Arial" w:hAnsi="Arial" w:cs="Arial"/>
                          <w:color w:val="000000" w:themeColor="text1"/>
                          <w:sz w:val="15"/>
                          <w:szCs w:val="15"/>
                          <w:lang w:val="en-GB"/>
                        </w:rPr>
                        <w:t xml:space="preserve"> on incongruent trials</w:t>
                      </w:r>
                      <w:r w:rsidR="00212783" w:rsidRPr="00D5030A">
                        <w:rPr>
                          <w:rFonts w:ascii="Arial" w:eastAsia="Arial" w:hAnsi="Arial" w:cs="Arial"/>
                          <w:color w:val="000000" w:themeColor="text1"/>
                          <w:sz w:val="15"/>
                          <w:szCs w:val="15"/>
                          <w:lang w:val="en-GB"/>
                        </w:rPr>
                        <w:t>, and</w:t>
                      </w:r>
                      <w:r w:rsidRPr="00D5030A">
                        <w:rPr>
                          <w:rFonts w:ascii="Arial" w:eastAsia="Arial" w:hAnsi="Arial" w:cs="Arial"/>
                          <w:color w:val="000000" w:themeColor="text1"/>
                          <w:sz w:val="15"/>
                          <w:szCs w:val="15"/>
                          <w:lang w:val="en-GB"/>
                        </w:rPr>
                        <w:t xml:space="preserve"> increased midfrontal theta to beta band activity in the pre stimulus interval </w:t>
                      </w:r>
                      <w:r w:rsidRPr="00D5030A">
                        <w:rPr>
                          <w:rFonts w:ascii="Arial" w:eastAsia="Arial" w:hAnsi="Arial" w:cs="Arial"/>
                          <w:b/>
                          <w:bCs/>
                          <w:color w:val="000000" w:themeColor="text1"/>
                          <w:sz w:val="15"/>
                          <w:szCs w:val="15"/>
                          <w:lang w:val="en-GB"/>
                        </w:rPr>
                        <w:t>(</w:t>
                      </w:r>
                      <w:r w:rsidR="001A2EB2" w:rsidRPr="00D5030A">
                        <w:rPr>
                          <w:rFonts w:ascii="Arial" w:eastAsia="Arial" w:hAnsi="Arial" w:cs="Arial"/>
                          <w:b/>
                          <w:bCs/>
                          <w:color w:val="000000" w:themeColor="text1"/>
                          <w:sz w:val="15"/>
                          <w:szCs w:val="15"/>
                          <w:lang w:val="en-GB"/>
                        </w:rPr>
                        <w:t>B</w:t>
                      </w:r>
                      <w:r w:rsidRPr="00D5030A">
                        <w:rPr>
                          <w:rFonts w:ascii="Arial" w:eastAsia="Arial" w:hAnsi="Arial" w:cs="Arial"/>
                          <w:b/>
                          <w:bCs/>
                          <w:color w:val="000000" w:themeColor="text1"/>
                          <w:sz w:val="15"/>
                          <w:szCs w:val="15"/>
                          <w:lang w:val="en-GB"/>
                        </w:rPr>
                        <w:t>).</w:t>
                      </w:r>
                      <w:r w:rsidRPr="00D5030A">
                        <w:rPr>
                          <w:rFonts w:ascii="Arial" w:eastAsia="Arial" w:hAnsi="Arial" w:cs="Arial"/>
                          <w:color w:val="000000" w:themeColor="text1"/>
                          <w:sz w:val="15"/>
                          <w:szCs w:val="15"/>
                          <w:lang w:val="en-GB"/>
                        </w:rPr>
                        <w:t xml:space="preserve"> </w:t>
                      </w:r>
                    </w:p>
                  </w:txbxContent>
                </v:textbox>
                <w10:wrap type="tight"/>
              </v:shape>
            </w:pict>
          </mc:Fallback>
        </mc:AlternateContent>
      </w:r>
      <w:r w:rsidR="3BD3D6B4" w:rsidRPr="003B2415">
        <w:rPr>
          <w:rFonts w:ascii="Arial" w:hAnsi="Arial" w:cs="Arial"/>
          <w:sz w:val="20"/>
          <w:szCs w:val="20"/>
        </w:rPr>
        <w:t>After pretraining, all models will be trained to perform the target task, which requires discriminating the direction of a target arrow in the presence of either congruent or incongruent flanking arrows (“flankers</w:t>
      </w:r>
      <w:r w:rsidR="3BD3D6B4" w:rsidRPr="006A0173">
        <w:rPr>
          <w:rFonts w:ascii="Arial" w:hAnsi="Arial" w:cs="Arial"/>
          <w:sz w:val="20"/>
          <w:szCs w:val="20"/>
        </w:rPr>
        <w:t xml:space="preserve">”; Fig </w:t>
      </w:r>
      <w:r w:rsidR="00B6296F">
        <w:rPr>
          <w:rFonts w:ascii="Arial" w:hAnsi="Arial" w:cs="Arial"/>
          <w:sz w:val="20"/>
          <w:szCs w:val="20"/>
        </w:rPr>
        <w:t>2A</w:t>
      </w:r>
      <w:r w:rsidR="3BD3D6B4" w:rsidRPr="003B2415">
        <w:rPr>
          <w:rFonts w:ascii="Arial" w:hAnsi="Arial" w:cs="Arial"/>
          <w:sz w:val="20"/>
          <w:szCs w:val="20"/>
        </w:rPr>
        <w:t>)</w:t>
      </w:r>
      <w:r w:rsidR="001E503F" w:rsidRPr="003B2415">
        <w:rPr>
          <w:rFonts w:ascii="Arial" w:hAnsi="Arial" w:cs="Arial"/>
          <w:sz w:val="20"/>
          <w:szCs w:val="20"/>
        </w:rPr>
        <w:t xml:space="preserve">. The task provides a unique opportunity to link our RNNs to human behavior and the neural signals </w:t>
      </w:r>
      <w:r>
        <w:rPr>
          <w:rFonts w:ascii="Arial" w:eastAsia="Arial" w:hAnsi="Arial" w:cs="Arial"/>
          <w:noProof/>
          <w:color w:val="000000" w:themeColor="text1"/>
          <w:sz w:val="20"/>
          <w:szCs w:val="20"/>
        </w:rPr>
        <w:drawing>
          <wp:anchor distT="0" distB="0" distL="114300" distR="114300" simplePos="0" relativeHeight="251658254" behindDoc="0" locked="0" layoutInCell="1" allowOverlap="1" wp14:anchorId="129FDDF9" wp14:editId="0DF00CD9">
            <wp:simplePos x="0" y="0"/>
            <wp:positionH relativeFrom="column">
              <wp:posOffset>3996690</wp:posOffset>
            </wp:positionH>
            <wp:positionV relativeFrom="paragraph">
              <wp:posOffset>82</wp:posOffset>
            </wp:positionV>
            <wp:extent cx="1950085" cy="1746250"/>
            <wp:effectExtent l="0" t="0" r="5715" b="6350"/>
            <wp:wrapTight wrapText="bothSides">
              <wp:wrapPolygon edited="0">
                <wp:start x="0" y="0"/>
                <wp:lineTo x="0" y="21521"/>
                <wp:lineTo x="21523" y="21521"/>
                <wp:lineTo x="21523" y="0"/>
                <wp:lineTo x="0" y="0"/>
              </wp:wrapPolygon>
            </wp:wrapTight>
            <wp:docPr id="2035645319" name="Picture 9" descr="A chart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5319" name="Picture 9" descr="A chart of different colored squares&#10;&#10;Description automatically generated with medium confidenc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0085" cy="1746250"/>
                    </a:xfrm>
                    <a:prstGeom prst="rect">
                      <a:avLst/>
                    </a:prstGeom>
                  </pic:spPr>
                </pic:pic>
              </a:graphicData>
            </a:graphic>
          </wp:anchor>
        </w:drawing>
      </w:r>
      <w:r w:rsidR="001E503F" w:rsidRPr="003B2415">
        <w:rPr>
          <w:rFonts w:ascii="Arial" w:hAnsi="Arial" w:cs="Arial"/>
          <w:sz w:val="20"/>
          <w:szCs w:val="20"/>
        </w:rPr>
        <w:t xml:space="preserve">that underlie it, since we </w:t>
      </w:r>
      <w:r w:rsidR="007D3F68" w:rsidRPr="003B2415">
        <w:rPr>
          <w:rFonts w:ascii="Arial" w:hAnsi="Arial" w:cs="Arial"/>
          <w:sz w:val="20"/>
          <w:szCs w:val="20"/>
        </w:rPr>
        <w:t>previously</w:t>
      </w:r>
      <w:r w:rsidR="001E503F" w:rsidRPr="003B2415">
        <w:rPr>
          <w:rFonts w:ascii="Arial" w:hAnsi="Arial" w:cs="Arial"/>
          <w:sz w:val="20"/>
          <w:szCs w:val="20"/>
        </w:rPr>
        <w:t xml:space="preserve"> collected </w:t>
      </w:r>
      <w:r w:rsidR="354CFAB8" w:rsidRPr="006A0173">
        <w:rPr>
          <w:rFonts w:ascii="Arial" w:eastAsia="Arial" w:hAnsi="Arial" w:cs="Arial"/>
          <w:color w:val="000000" w:themeColor="text1"/>
          <w:sz w:val="20"/>
          <w:szCs w:val="20"/>
        </w:rPr>
        <w:t>behavioral and EEG data from a large sample of 1300 young healthy adults who performed the task as part of an (ongoing) genetic association study. The flanker task</w:t>
      </w:r>
      <w:r w:rsidR="354CFAB8">
        <w:rPr>
          <w:rFonts w:ascii="Arial" w:eastAsia="Arial" w:hAnsi="Arial" w:cs="Arial"/>
          <w:color w:val="000000" w:themeColor="text1"/>
          <w:sz w:val="20"/>
          <w:szCs w:val="20"/>
        </w:rPr>
        <w:t xml:space="preserve"> </w:t>
      </w:r>
      <w:r w:rsidR="006901D1" w:rsidRPr="005B2294">
        <w:rPr>
          <w:rFonts w:ascii="Arial" w:eastAsia="Arial" w:hAnsi="Arial" w:cs="Arial"/>
          <w:color w:val="000000" w:themeColor="text1"/>
          <w:sz w:val="20"/>
          <w:szCs w:val="20"/>
        </w:rPr>
        <w:t xml:space="preserve">(Fig. </w:t>
      </w:r>
      <w:r w:rsidR="00B6296F">
        <w:rPr>
          <w:rFonts w:ascii="Arial" w:eastAsia="Arial" w:hAnsi="Arial" w:cs="Arial"/>
          <w:color w:val="000000" w:themeColor="text1"/>
          <w:sz w:val="20"/>
          <w:szCs w:val="20"/>
        </w:rPr>
        <w:t>2</w:t>
      </w:r>
      <w:r w:rsidR="00B6296F" w:rsidRPr="005B2294">
        <w:rPr>
          <w:rFonts w:ascii="Arial" w:eastAsia="Arial" w:hAnsi="Arial" w:cs="Arial"/>
          <w:color w:val="000000" w:themeColor="text1"/>
          <w:sz w:val="20"/>
          <w:szCs w:val="20"/>
        </w:rPr>
        <w:t>A</w:t>
      </w:r>
      <w:r w:rsidR="006901D1" w:rsidRPr="005B2294">
        <w:rPr>
          <w:rFonts w:ascii="Arial" w:eastAsia="Arial" w:hAnsi="Arial" w:cs="Arial"/>
          <w:color w:val="000000" w:themeColor="text1"/>
          <w:sz w:val="20"/>
          <w:szCs w:val="20"/>
        </w:rPr>
        <w:t>)</w:t>
      </w:r>
      <w:r w:rsidR="354CFAB8" w:rsidRPr="006A0173">
        <w:rPr>
          <w:rFonts w:ascii="Arial" w:eastAsia="Arial" w:hAnsi="Arial" w:cs="Arial"/>
          <w:color w:val="000000" w:themeColor="text1"/>
          <w:sz w:val="20"/>
          <w:szCs w:val="20"/>
        </w:rPr>
        <w:t xml:space="preserve"> was designed to study cognitive control processes </w:t>
      </w:r>
      <w:r w:rsidR="007E6CAE">
        <w:rPr>
          <w:rFonts w:ascii="Arial" w:eastAsia="Arial" w:hAnsi="Arial" w:cs="Arial"/>
          <w:color w:val="000000" w:themeColor="text1"/>
          <w:sz w:val="20"/>
          <w:szCs w:val="20"/>
        </w:rPr>
        <w:fldChar w:fldCharType="begin">
          <w:fldData xml:space="preserve">PEVuZE5vdGU+PENpdGU+PEF1dGhvcj5GaXNjaGVyPC9BdXRob3I+PFllYXI+MjAxODwvWWVhcj48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</w:fldData>
        </w:fldChar>
      </w:r>
      <w:r w:rsidR="00487CB6">
        <w:rPr>
          <w:rFonts w:ascii="Arial" w:eastAsia="Arial" w:hAnsi="Arial" w:cs="Arial"/>
          <w:color w:val="000000" w:themeColor="text1"/>
          <w:sz w:val="20"/>
          <w:szCs w:val="20"/>
        </w:rPr>
        <w:instrText xml:space="preserve"> ADDIN EN.CITE </w:instrText>
      </w:r>
      <w:r w:rsidR="00487CB6">
        <w:rPr>
          <w:rFonts w:ascii="Arial" w:eastAsia="Arial" w:hAnsi="Arial" w:cs="Arial"/>
          <w:color w:val="000000" w:themeColor="text1"/>
          <w:sz w:val="20"/>
          <w:szCs w:val="20"/>
        </w:rPr>
        <w:fldChar w:fldCharType="begin">
          <w:fldData xml:space="preserve">PEVuZE5vdGU+PENpdGU+PEF1dGhvcj5GaXNjaGVyPC9BdXRob3I+PFllYXI+MjAxODwvWWVhcj48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</w:fldData>
        </w:fldChar>
      </w:r>
      <w:r w:rsidR="00487CB6">
        <w:rPr>
          <w:rFonts w:ascii="Arial" w:eastAsia="Arial" w:hAnsi="Arial" w:cs="Arial"/>
          <w:color w:val="000000" w:themeColor="text1"/>
          <w:sz w:val="20"/>
          <w:szCs w:val="20"/>
        </w:rPr>
        <w:instrText xml:space="preserve"> ADDIN EN.CITE.DATA </w:instrText>
      </w:r>
      <w:r w:rsidR="00487CB6">
        <w:rPr>
          <w:rFonts w:ascii="Arial" w:eastAsia="Arial" w:hAnsi="Arial" w:cs="Arial"/>
          <w:color w:val="000000" w:themeColor="text1"/>
          <w:sz w:val="20"/>
          <w:szCs w:val="20"/>
        </w:rPr>
      </w:r>
      <w:r w:rsidR="00487CB6">
        <w:rPr>
          <w:rFonts w:ascii="Arial" w:eastAsia="Arial" w:hAnsi="Arial" w:cs="Arial"/>
          <w:color w:val="000000" w:themeColor="text1"/>
          <w:sz w:val="20"/>
          <w:szCs w:val="20"/>
        </w:rPr>
        <w:fldChar w:fldCharType="end"/>
      </w:r>
      <w:r w:rsidR="007E6CAE">
        <w:rPr>
          <w:rFonts w:ascii="Arial" w:eastAsia="Arial" w:hAnsi="Arial" w:cs="Arial"/>
          <w:color w:val="000000" w:themeColor="text1"/>
          <w:sz w:val="20"/>
          <w:szCs w:val="20"/>
        </w:rPr>
      </w:r>
      <w:r w:rsidR="007E6CAE">
        <w:rPr>
          <w:rFonts w:ascii="Arial" w:eastAsia="Arial" w:hAnsi="Arial" w:cs="Arial"/>
          <w:color w:val="000000" w:themeColor="text1"/>
          <w:sz w:val="20"/>
          <w:szCs w:val="20"/>
        </w:rPr>
        <w:fldChar w:fldCharType="separate"/>
      </w:r>
      <w:r w:rsidR="002A7213" w:rsidRPr="002A7213">
        <w:rPr>
          <w:rFonts w:ascii="Arial" w:eastAsia="Arial" w:hAnsi="Arial" w:cs="Arial"/>
          <w:noProof/>
          <w:color w:val="000000" w:themeColor="text1"/>
          <w:sz w:val="20"/>
          <w:szCs w:val="20"/>
          <w:vertAlign w:val="superscript"/>
        </w:rPr>
        <w:t>30,43</w:t>
      </w:r>
      <w:r w:rsidR="007E6CAE">
        <w:rPr>
          <w:rFonts w:ascii="Arial" w:eastAsia="Arial" w:hAnsi="Arial" w:cs="Arial"/>
          <w:color w:val="000000" w:themeColor="text1"/>
          <w:sz w:val="20"/>
          <w:szCs w:val="20"/>
        </w:rPr>
        <w:fldChar w:fldCharType="end"/>
      </w:r>
      <w:r w:rsidR="354CFAB8" w:rsidRPr="006A0173">
        <w:rPr>
          <w:rFonts w:ascii="Arial" w:eastAsia="Arial" w:hAnsi="Arial" w:cs="Arial"/>
          <w:color w:val="000000" w:themeColor="text1"/>
          <w:sz w:val="20"/>
          <w:szCs w:val="20"/>
        </w:rPr>
        <w:t>, and includes 50% congruent trials (target and flanker arrows indicate the same direction) and 50% incongruent trials (distracting flanker arrows induce a response tendency opposite to the target-induced correct response). The task also includes manipulations of flanker-target distance (near, far) and the interval between response and next stimulus, both of which have previously been shown to influence the interfering effects of distractors and behavioral control adjustments</w:t>
      </w:r>
      <w:r w:rsidR="354CFAB8">
        <w:rPr>
          <w:rFonts w:ascii="Arial" w:eastAsia="Arial" w:hAnsi="Arial" w:cs="Arial"/>
          <w:color w:val="000000" w:themeColor="text1"/>
          <w:sz w:val="20"/>
          <w:szCs w:val="20"/>
        </w:rPr>
        <w:t xml:space="preserve"> </w:t>
      </w:r>
      <w:r w:rsidR="00AA10DD">
        <w:rPr>
          <w:rFonts w:ascii="Arial" w:eastAsia="Arial" w:hAnsi="Arial" w:cs="Arial"/>
          <w:color w:val="000000" w:themeColor="text1"/>
          <w:sz w:val="20"/>
          <w:szCs w:val="20"/>
        </w:rPr>
        <w:fldChar w:fldCharType="begin">
          <w:fldData xml:space="preserve">PEVuZE5vdGU+PENpdGU+PEF1dGhvcj5EYW5pZWxtZWllcjwvQXV0aG9yPjxZZWFyPjIwMTE8L1ll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</w:fldData>
        </w:fldChar>
      </w:r>
      <w:r w:rsidR="00487CB6">
        <w:rPr>
          <w:rFonts w:ascii="Arial" w:eastAsia="Arial" w:hAnsi="Arial" w:cs="Arial"/>
          <w:color w:val="000000" w:themeColor="text1"/>
          <w:sz w:val="20"/>
          <w:szCs w:val="20"/>
        </w:rPr>
        <w:instrText xml:space="preserve"> ADDIN EN.CITE </w:instrText>
      </w:r>
      <w:r w:rsidR="00487CB6">
        <w:rPr>
          <w:rFonts w:ascii="Arial" w:eastAsia="Arial" w:hAnsi="Arial" w:cs="Arial"/>
          <w:color w:val="000000" w:themeColor="text1"/>
          <w:sz w:val="20"/>
          <w:szCs w:val="20"/>
        </w:rPr>
        <w:fldChar w:fldCharType="begin">
          <w:fldData xml:space="preserve">PEVuZE5vdGU+PENpdGU+PEF1dGhvcj5EYW5pZWxtZWllcjwvQXV0aG9yPjxZZWFyPjIwMTE8L1ll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</w:fldData>
        </w:fldChar>
      </w:r>
      <w:r w:rsidR="00487CB6">
        <w:rPr>
          <w:rFonts w:ascii="Arial" w:eastAsia="Arial" w:hAnsi="Arial" w:cs="Arial"/>
          <w:color w:val="000000" w:themeColor="text1"/>
          <w:sz w:val="20"/>
          <w:szCs w:val="20"/>
        </w:rPr>
        <w:instrText xml:space="preserve"> ADDIN EN.CITE.DATA </w:instrText>
      </w:r>
      <w:r w:rsidR="00487CB6">
        <w:rPr>
          <w:rFonts w:ascii="Arial" w:eastAsia="Arial" w:hAnsi="Arial" w:cs="Arial"/>
          <w:color w:val="000000" w:themeColor="text1"/>
          <w:sz w:val="20"/>
          <w:szCs w:val="20"/>
        </w:rPr>
      </w:r>
      <w:r w:rsidR="00487CB6">
        <w:rPr>
          <w:rFonts w:ascii="Arial" w:eastAsia="Arial" w:hAnsi="Arial" w:cs="Arial"/>
          <w:color w:val="000000" w:themeColor="text1"/>
          <w:sz w:val="20"/>
          <w:szCs w:val="20"/>
        </w:rPr>
        <w:fldChar w:fldCharType="end"/>
      </w:r>
      <w:r w:rsidR="00AA10DD">
        <w:rPr>
          <w:rFonts w:ascii="Arial" w:eastAsia="Arial" w:hAnsi="Arial" w:cs="Arial"/>
          <w:color w:val="000000" w:themeColor="text1"/>
          <w:sz w:val="20"/>
          <w:szCs w:val="20"/>
        </w:rPr>
      </w:r>
      <w:r w:rsidR="00AA10DD">
        <w:rPr>
          <w:rFonts w:ascii="Arial" w:eastAsia="Arial" w:hAnsi="Arial" w:cs="Arial"/>
          <w:color w:val="000000" w:themeColor="text1"/>
          <w:sz w:val="20"/>
          <w:szCs w:val="20"/>
        </w:rPr>
        <w:fldChar w:fldCharType="separate"/>
      </w:r>
      <w:r w:rsidR="00487CB6" w:rsidRPr="00487CB6">
        <w:rPr>
          <w:rFonts w:ascii="Arial" w:eastAsia="Arial" w:hAnsi="Arial" w:cs="Arial"/>
          <w:noProof/>
          <w:color w:val="000000" w:themeColor="text1"/>
          <w:sz w:val="20"/>
          <w:szCs w:val="20"/>
          <w:vertAlign w:val="superscript"/>
        </w:rPr>
        <w:t>21,23</w:t>
      </w:r>
      <w:r w:rsidR="00AA10DD">
        <w:rPr>
          <w:rFonts w:ascii="Arial" w:eastAsia="Arial" w:hAnsi="Arial" w:cs="Arial"/>
          <w:color w:val="000000" w:themeColor="text1"/>
          <w:sz w:val="20"/>
          <w:szCs w:val="20"/>
        </w:rPr>
        <w:fldChar w:fldCharType="end"/>
      </w:r>
      <w:r w:rsidR="354CFAB8" w:rsidRPr="006A0173">
        <w:rPr>
          <w:rFonts w:ascii="Arial" w:eastAsia="Arial" w:hAnsi="Arial" w:cs="Arial"/>
          <w:color w:val="000000" w:themeColor="text1"/>
          <w:sz w:val="20"/>
          <w:szCs w:val="20"/>
        </w:rPr>
        <w:t>.</w:t>
      </w:r>
    </w:p>
    <w:p w14:paraId="591BE42F" w14:textId="3448BA0F" w:rsidR="4EA7E35D" w:rsidRPr="006A0173" w:rsidRDefault="13439FC4" w:rsidP="00D5030A">
      <w:pPr>
        <w:jc w:val="both"/>
        <w:rPr>
          <w:rFonts w:ascii="Arial" w:eastAsia="Arial" w:hAnsi="Arial" w:cs="Arial"/>
          <w:color w:val="000000" w:themeColor="text1"/>
          <w:sz w:val="12"/>
          <w:szCs w:val="12"/>
        </w:rPr>
      </w:pPr>
      <w:r w:rsidRPr="006A0173">
        <w:rPr>
          <w:rFonts w:ascii="Arial" w:eastAsia="Arial" w:hAnsi="Arial" w:cs="Arial"/>
          <w:color w:val="000000" w:themeColor="text1"/>
          <w:sz w:val="12"/>
          <w:szCs w:val="12"/>
        </w:rPr>
        <w:t xml:space="preserve"> </w:t>
      </w:r>
    </w:p>
    <w:p w14:paraId="7DFCC172" w14:textId="6516A046" w:rsidR="4EA7E35D" w:rsidRDefault="00D5030A" w:rsidP="00D5030A">
      <w:pPr>
        <w:rPr>
          <w:rFonts w:ascii="Arial" w:hAnsi="Arial" w:cs="Arial"/>
          <w:color w:val="000000"/>
          <w:sz w:val="20"/>
          <w:szCs w:val="20"/>
        </w:rPr>
      </w:pPr>
      <w:r>
        <w:rPr>
          <w:rFonts w:ascii="Arial" w:hAnsi="Arial" w:cs="Arial"/>
          <w:noProof/>
          <w:sz w:val="20"/>
          <w:szCs w:val="20"/>
        </w:rPr>
        <w:drawing>
          <wp:anchor distT="0" distB="0" distL="114300" distR="114300" simplePos="0" relativeHeight="251658247" behindDoc="0" locked="0" layoutInCell="1" allowOverlap="1" wp14:anchorId="6D5866D6" wp14:editId="414F7EB8">
            <wp:simplePos x="0" y="0"/>
            <wp:positionH relativeFrom="column">
              <wp:posOffset>7620</wp:posOffset>
            </wp:positionH>
            <wp:positionV relativeFrom="paragraph">
              <wp:posOffset>793115</wp:posOffset>
            </wp:positionV>
            <wp:extent cx="2305685" cy="2397125"/>
            <wp:effectExtent l="0" t="0" r="5715" b="3175"/>
            <wp:wrapTight wrapText="bothSides">
              <wp:wrapPolygon edited="0">
                <wp:start x="0" y="0"/>
                <wp:lineTo x="0" y="21514"/>
                <wp:lineTo x="21535" y="21514"/>
                <wp:lineTo x="21535" y="0"/>
                <wp:lineTo x="0" y="0"/>
              </wp:wrapPolygon>
            </wp:wrapTight>
            <wp:docPr id="1695571488" name="Picture 4" descr="A graph of a model of a respon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71488" name="Picture 4" descr="A graph of a model of a response&#10;&#10;Description automatically generated with medium confidenc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5685" cy="239712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color w:val="000000" w:themeColor="text1"/>
          <w:sz w:val="20"/>
          <w:szCs w:val="20"/>
        </w:rPr>
        <w:t>P</w:t>
      </w:r>
      <w:r w:rsidR="22EB8D25" w:rsidRPr="00D5030A">
        <w:rPr>
          <w:rFonts w:ascii="Arial" w:eastAsia="Arial" w:hAnsi="Arial" w:cs="Arial"/>
          <w:color w:val="000000" w:themeColor="text1"/>
          <w:sz w:val="20"/>
          <w:szCs w:val="20"/>
        </w:rPr>
        <w:t xml:space="preserve">articipant behavior in </w:t>
      </w:r>
      <w:r w:rsidR="031B4B91" w:rsidRPr="00D5030A">
        <w:rPr>
          <w:rFonts w:ascii="Arial" w:eastAsia="Arial" w:hAnsi="Arial" w:cs="Arial"/>
          <w:color w:val="000000" w:themeColor="text1"/>
          <w:sz w:val="20"/>
          <w:szCs w:val="20"/>
        </w:rPr>
        <w:t xml:space="preserve">the </w:t>
      </w:r>
      <w:r w:rsidR="22EB8D25" w:rsidRPr="00D5030A">
        <w:rPr>
          <w:rFonts w:ascii="Arial" w:eastAsia="Arial" w:hAnsi="Arial" w:cs="Arial"/>
          <w:color w:val="000000" w:themeColor="text1"/>
          <w:sz w:val="20"/>
          <w:szCs w:val="20"/>
        </w:rPr>
        <w:t>task reflected effects of flanker interference, the interval between last response and next stimulus (RSI), and flanker distance (Fig</w:t>
      </w:r>
      <w:r w:rsidR="22EB8D25" w:rsidRPr="00D5030A" w:rsidDel="006271E0">
        <w:rPr>
          <w:rFonts w:ascii="Arial" w:eastAsia="Arial" w:hAnsi="Arial" w:cs="Arial"/>
          <w:color w:val="000000" w:themeColor="text1"/>
          <w:sz w:val="20"/>
          <w:szCs w:val="20"/>
        </w:rPr>
        <w:t xml:space="preserve"> </w:t>
      </w:r>
      <w:r w:rsidR="000C6028" w:rsidRPr="00D5030A">
        <w:rPr>
          <w:rFonts w:ascii="Arial" w:eastAsia="Arial" w:hAnsi="Arial" w:cs="Arial"/>
          <w:color w:val="000000" w:themeColor="text1"/>
          <w:sz w:val="20"/>
          <w:szCs w:val="20"/>
        </w:rPr>
        <w:t>2</w:t>
      </w:r>
      <w:r w:rsidR="006271E0" w:rsidRPr="00D5030A">
        <w:rPr>
          <w:rFonts w:ascii="Arial" w:eastAsia="Arial" w:hAnsi="Arial" w:cs="Arial"/>
          <w:color w:val="000000" w:themeColor="text1"/>
          <w:sz w:val="20"/>
          <w:szCs w:val="20"/>
        </w:rPr>
        <w:t>B</w:t>
      </w:r>
      <w:r w:rsidR="22EB8D25" w:rsidRPr="00D5030A">
        <w:rPr>
          <w:rFonts w:ascii="Arial" w:eastAsia="Arial" w:hAnsi="Arial" w:cs="Arial"/>
          <w:color w:val="000000" w:themeColor="text1"/>
          <w:sz w:val="20"/>
          <w:szCs w:val="20"/>
        </w:rPr>
        <w:t>-</w:t>
      </w:r>
      <w:r w:rsidR="006271E0" w:rsidRPr="00D5030A">
        <w:rPr>
          <w:rFonts w:ascii="Arial" w:eastAsia="Arial" w:hAnsi="Arial" w:cs="Arial"/>
          <w:color w:val="000000" w:themeColor="text1"/>
          <w:sz w:val="20"/>
          <w:szCs w:val="20"/>
        </w:rPr>
        <w:t>E</w:t>
      </w:r>
      <w:r w:rsidR="22EB8D25" w:rsidRPr="00D5030A">
        <w:rPr>
          <w:rFonts w:ascii="Arial" w:eastAsia="Arial" w:hAnsi="Arial" w:cs="Arial"/>
          <w:color w:val="000000" w:themeColor="text1"/>
          <w:sz w:val="20"/>
          <w:szCs w:val="20"/>
        </w:rPr>
        <w:t xml:space="preserve">). </w:t>
      </w:r>
      <w:r w:rsidR="00440DDE" w:rsidRPr="00D5030A">
        <w:rPr>
          <w:rFonts w:ascii="Arial" w:eastAsia="Arial" w:hAnsi="Arial" w:cs="Arial"/>
          <w:color w:val="000000" w:themeColor="text1"/>
          <w:sz w:val="20"/>
          <w:szCs w:val="20"/>
        </w:rPr>
        <w:t xml:space="preserve">Error commission in this task triggered </w:t>
      </w:r>
      <w:r w:rsidR="00C42AA7" w:rsidRPr="00D5030A">
        <w:rPr>
          <w:rFonts w:ascii="Arial" w:eastAsia="Arial" w:hAnsi="Arial" w:cs="Arial"/>
          <w:color w:val="000000" w:themeColor="text1"/>
          <w:sz w:val="20"/>
          <w:szCs w:val="20"/>
        </w:rPr>
        <w:t xml:space="preserve">adjustments </w:t>
      </w:r>
      <w:r w:rsidR="009424A0" w:rsidRPr="00D5030A">
        <w:rPr>
          <w:rFonts w:ascii="Arial" w:eastAsia="Arial" w:hAnsi="Arial" w:cs="Arial"/>
          <w:color w:val="000000" w:themeColor="text1"/>
          <w:sz w:val="20"/>
          <w:szCs w:val="20"/>
        </w:rPr>
        <w:t>includ</w:t>
      </w:r>
      <w:r w:rsidRPr="00D5030A">
        <w:rPr>
          <w:rFonts w:ascii="Arial" w:eastAsia="Arial" w:hAnsi="Arial" w:cs="Arial"/>
          <w:color w:val="000000" w:themeColor="text1"/>
          <w:sz w:val="20"/>
          <w:szCs w:val="20"/>
        </w:rPr>
        <w:t>ing</w:t>
      </w:r>
      <w:r w:rsidR="00C42AA7" w:rsidRPr="00D5030A">
        <w:rPr>
          <w:rFonts w:ascii="Arial" w:eastAsia="Arial" w:hAnsi="Arial" w:cs="Arial"/>
          <w:color w:val="000000" w:themeColor="text1"/>
          <w:sz w:val="20"/>
          <w:szCs w:val="20"/>
        </w:rPr>
        <w:t xml:space="preserve"> increase</w:t>
      </w:r>
      <w:r w:rsidR="009424A0" w:rsidRPr="00D5030A">
        <w:rPr>
          <w:rFonts w:ascii="Arial" w:eastAsia="Arial" w:hAnsi="Arial" w:cs="Arial"/>
          <w:color w:val="000000" w:themeColor="text1"/>
          <w:sz w:val="20"/>
          <w:szCs w:val="20"/>
        </w:rPr>
        <w:t>d</w:t>
      </w:r>
      <w:r w:rsidR="00C42AA7" w:rsidRPr="00D5030A">
        <w:rPr>
          <w:rFonts w:ascii="Arial" w:eastAsia="Arial" w:hAnsi="Arial" w:cs="Arial"/>
          <w:color w:val="000000" w:themeColor="text1"/>
          <w:sz w:val="20"/>
          <w:szCs w:val="20"/>
        </w:rPr>
        <w:t xml:space="preserve"> reaction times (post-error slowing), post-error increase in accuracy (PIA), and decrease in the RT increase caused by distractors.</w:t>
      </w:r>
      <w:r w:rsidR="22EB8D25" w:rsidRPr="00D5030A">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Model-based assessments of</w:t>
      </w:r>
      <w:r w:rsidRPr="00D5030A">
        <w:rPr>
          <w:rFonts w:ascii="Arial" w:eastAsia="Arial" w:hAnsi="Arial" w:cs="Arial"/>
          <w:color w:val="000000" w:themeColor="text1"/>
          <w:sz w:val="20"/>
          <w:szCs w:val="20"/>
        </w:rPr>
        <w:t xml:space="preserve"> control demand </w:t>
      </w:r>
      <w:r>
        <w:rPr>
          <w:rFonts w:ascii="Arial" w:eastAsia="Arial" w:hAnsi="Arial" w:cs="Arial"/>
          <w:color w:val="000000" w:themeColor="text1"/>
          <w:sz w:val="20"/>
          <w:szCs w:val="20"/>
        </w:rPr>
        <w:t xml:space="preserve">expectations </w:t>
      </w:r>
      <w:r w:rsidRPr="00D5030A">
        <w:rPr>
          <w:rFonts w:ascii="Arial" w:eastAsia="Arial" w:hAnsi="Arial" w:cs="Arial"/>
          <w:color w:val="000000" w:themeColor="text1"/>
          <w:sz w:val="20"/>
          <w:szCs w:val="20"/>
        </w:rPr>
        <w:t xml:space="preserve">were reflected in reaction time and accuracy adjustments </w:t>
      </w:r>
      <w:r>
        <w:rPr>
          <w:rFonts w:ascii="Arial" w:eastAsia="Arial" w:hAnsi="Arial" w:cs="Arial"/>
          <w:color w:val="000000" w:themeColor="text1"/>
          <w:sz w:val="20"/>
          <w:szCs w:val="20"/>
        </w:rPr>
        <w:t>and</w:t>
      </w:r>
      <w:r w:rsidRPr="00D5030A">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in</w:t>
      </w:r>
      <w:r w:rsidRPr="00D5030A">
        <w:rPr>
          <w:rFonts w:ascii="Arial" w:eastAsia="Arial" w:hAnsi="Arial" w:cs="Arial"/>
          <w:color w:val="000000" w:themeColor="text1"/>
          <w:sz w:val="20"/>
          <w:szCs w:val="20"/>
        </w:rPr>
        <w:t xml:space="preserve"> midfrontal theta band (4-8hz) activity (Fig 3), likely originating in </w:t>
      </w:r>
      <w:proofErr w:type="spellStart"/>
      <w:r w:rsidRPr="00D5030A">
        <w:rPr>
          <w:rFonts w:ascii="Arial" w:eastAsia="Arial" w:hAnsi="Arial" w:cs="Arial"/>
          <w:color w:val="000000" w:themeColor="text1"/>
          <w:sz w:val="20"/>
          <w:szCs w:val="20"/>
        </w:rPr>
        <w:t>mPFC</w:t>
      </w:r>
      <w:proofErr w:type="spellEnd"/>
      <w:r w:rsidRPr="00D5030A">
        <w:rPr>
          <w:rFonts w:ascii="Arial" w:eastAsia="Arial" w:hAnsi="Arial" w:cs="Arial"/>
          <w:color w:val="000000" w:themeColor="text1"/>
          <w:sz w:val="20"/>
          <w:szCs w:val="20"/>
        </w:rPr>
        <w:t xml:space="preserve"> to recruit cognitive control </w:t>
      </w:r>
      <w:r w:rsidRPr="00D5030A">
        <w:rPr>
          <w:rFonts w:ascii="Arial" w:hAnsi="Arial" w:cs="Arial"/>
          <w:color w:val="000000"/>
          <w:sz w:val="20"/>
          <w:szCs w:val="20"/>
          <w:vertAlign w:val="superscript"/>
        </w:rPr>
        <w:t>12,18,19,20,61</w:t>
      </w:r>
      <w:r w:rsidRPr="00D5030A">
        <w:rPr>
          <w:rFonts w:ascii="Arial" w:eastAsia="Arial" w:hAnsi="Arial" w:cs="Arial"/>
          <w:color w:val="000000" w:themeColor="text1"/>
          <w:sz w:val="20"/>
          <w:szCs w:val="20"/>
        </w:rPr>
        <w:t>.</w:t>
      </w:r>
      <w:r w:rsidRPr="00D5030A">
        <w:rPr>
          <w:rFonts w:ascii="Arial" w:hAnsi="Arial" w:cs="Arial"/>
          <w:color w:val="000000"/>
          <w:sz w:val="20"/>
          <w:szCs w:val="20"/>
        </w:rPr>
        <w:t xml:space="preserve"> </w:t>
      </w:r>
      <w:r>
        <w:rPr>
          <w:rFonts w:ascii="Arial" w:hAnsi="Arial" w:cs="Arial"/>
          <w:color w:val="000000"/>
          <w:sz w:val="20"/>
          <w:szCs w:val="20"/>
        </w:rPr>
        <w:t>These data suggest that participants are implementing control over multiple timescales and that</w:t>
      </w:r>
      <w:r w:rsidRPr="00D5030A">
        <w:rPr>
          <w:rFonts w:ascii="Arial" w:hAnsi="Arial" w:cs="Arial"/>
          <w:color w:val="000000"/>
          <w:sz w:val="20"/>
          <w:szCs w:val="20"/>
        </w:rPr>
        <w:t xml:space="preserve"> </w:t>
      </w:r>
      <w:proofErr w:type="spellStart"/>
      <w:r w:rsidRPr="00D5030A">
        <w:rPr>
          <w:rFonts w:ascii="Arial" w:hAnsi="Arial" w:cs="Arial"/>
          <w:color w:val="000000"/>
          <w:sz w:val="20"/>
          <w:szCs w:val="20"/>
        </w:rPr>
        <w:t>pMFC</w:t>
      </w:r>
      <w:proofErr w:type="spellEnd"/>
      <w:r>
        <w:rPr>
          <w:rFonts w:ascii="Arial" w:hAnsi="Arial" w:cs="Arial"/>
          <w:color w:val="000000"/>
          <w:sz w:val="20"/>
          <w:szCs w:val="20"/>
        </w:rPr>
        <w:t xml:space="preserve"> is likely involved in this process </w:t>
      </w:r>
      <w:r w:rsidRPr="00D5030A">
        <w:rPr>
          <w:rFonts w:ascii="Arial" w:hAnsi="Arial" w:cs="Arial"/>
          <w:color w:val="000000"/>
          <w:sz w:val="20"/>
          <w:szCs w:val="20"/>
          <w:vertAlign w:val="superscript"/>
        </w:rPr>
        <w:t>34,43</w:t>
      </w:r>
      <w:r w:rsidRPr="00D5030A">
        <w:rPr>
          <w:rFonts w:ascii="Arial" w:hAnsi="Arial" w:cs="Arial"/>
          <w:color w:val="000000"/>
          <w:sz w:val="20"/>
          <w:szCs w:val="20"/>
        </w:rPr>
        <w:t>.</w:t>
      </w:r>
    </w:p>
    <w:p w14:paraId="7B6EEAFA" w14:textId="7222CD19" w:rsidR="00D5030A" w:rsidRDefault="00D5030A" w:rsidP="00D5030A">
      <w:pPr>
        <w:rPr>
          <w:rFonts w:ascii="Arial" w:hAnsi="Arial" w:cs="Arial"/>
          <w:color w:val="000000"/>
          <w:sz w:val="20"/>
          <w:szCs w:val="20"/>
        </w:rPr>
      </w:pPr>
    </w:p>
    <w:p w14:paraId="790C747F" w14:textId="119B318E" w:rsidR="00D5030A" w:rsidRPr="00D5030A" w:rsidRDefault="00D5030A" w:rsidP="00D5030A">
      <w:pPr>
        <w:rPr>
          <w:rFonts w:ascii="Arial" w:hAnsi="Arial" w:cs="Arial"/>
          <w:color w:val="000000"/>
          <w:sz w:val="20"/>
          <w:szCs w:val="20"/>
        </w:rPr>
      </w:pPr>
      <w:r>
        <w:rPr>
          <w:rFonts w:ascii="Arial" w:hAnsi="Arial" w:cs="Arial"/>
          <w:noProof/>
          <w:sz w:val="12"/>
          <w:szCs w:val="12"/>
        </w:rPr>
        <mc:AlternateContent>
          <mc:Choice Requires="wps">
            <w:drawing>
              <wp:anchor distT="0" distB="0" distL="114300" distR="114300" simplePos="0" relativeHeight="251658248" behindDoc="0" locked="0" layoutInCell="1" allowOverlap="1" wp14:anchorId="0DC597DE" wp14:editId="2EDFC33D">
                <wp:simplePos x="0" y="0"/>
                <wp:positionH relativeFrom="column">
                  <wp:posOffset>7620</wp:posOffset>
                </wp:positionH>
                <wp:positionV relativeFrom="paragraph">
                  <wp:posOffset>1486535</wp:posOffset>
                </wp:positionV>
                <wp:extent cx="2345055" cy="2019300"/>
                <wp:effectExtent l="0" t="0" r="4445" b="0"/>
                <wp:wrapTight wrapText="bothSides">
                  <wp:wrapPolygon edited="0">
                    <wp:start x="0" y="0"/>
                    <wp:lineTo x="0" y="21464"/>
                    <wp:lineTo x="21524" y="21464"/>
                    <wp:lineTo x="21524" y="0"/>
                    <wp:lineTo x="0" y="0"/>
                  </wp:wrapPolygon>
                </wp:wrapTight>
                <wp:docPr id="87184107" name="Text Box 2"/>
                <wp:cNvGraphicFramePr/>
                <a:graphic xmlns:a="http://schemas.openxmlformats.org/drawingml/2006/main">
                  <a:graphicData uri="http://schemas.microsoft.com/office/word/2010/wordprocessingShape">
                    <wps:wsp>
                      <wps:cNvSpPr txBox="1"/>
                      <wps:spPr>
                        <a:xfrm>
                          <a:off x="0" y="0"/>
                          <a:ext cx="2345055" cy="2019300"/>
                        </a:xfrm>
                        <a:prstGeom prst="rect">
                          <a:avLst/>
                        </a:prstGeom>
                        <a:solidFill>
                          <a:schemeClr val="lt1"/>
                        </a:solidFill>
                        <a:ln w="6350">
                          <a:noFill/>
                        </a:ln>
                      </wps:spPr>
                      <wps:txbx>
                        <w:txbxContent>
                          <w:p w14:paraId="045606D9" w14:textId="28AC45BA" w:rsidR="00F95905" w:rsidRPr="00D5030A" w:rsidRDefault="00F95905" w:rsidP="00F95905">
                            <w:pPr>
                              <w:jc w:val="both"/>
                              <w:rPr>
                                <w:rFonts w:ascii="Arial" w:eastAsia="Arial" w:hAnsi="Arial" w:cs="Arial"/>
                                <w:color w:val="000000" w:themeColor="text1"/>
                                <w:sz w:val="15"/>
                                <w:szCs w:val="15"/>
                                <w:lang w:val="en-GB"/>
                              </w:rPr>
                            </w:pPr>
                            <w:r w:rsidRPr="00D5030A">
                              <w:rPr>
                                <w:rFonts w:ascii="Arial" w:hAnsi="Arial" w:cs="Arial"/>
                                <w:b/>
                                <w:bCs/>
                                <w:sz w:val="15"/>
                                <w:szCs w:val="15"/>
                                <w:lang w:val="en-GB"/>
                              </w:rPr>
                              <w:t xml:space="preserve">Fig. </w:t>
                            </w:r>
                            <w:r w:rsidR="00FC203D" w:rsidRPr="00D5030A">
                              <w:rPr>
                                <w:rFonts w:ascii="Arial" w:hAnsi="Arial" w:cs="Arial"/>
                                <w:b/>
                                <w:bCs/>
                                <w:sz w:val="15"/>
                                <w:szCs w:val="15"/>
                                <w:lang w:val="en-GB"/>
                              </w:rPr>
                              <w:t>4</w:t>
                            </w:r>
                            <w:r w:rsidRPr="00D5030A">
                              <w:rPr>
                                <w:rFonts w:ascii="Arial" w:hAnsi="Arial" w:cs="Arial"/>
                                <w:b/>
                                <w:bCs/>
                                <w:sz w:val="15"/>
                                <w:szCs w:val="15"/>
                                <w:lang w:val="en-GB"/>
                              </w:rPr>
                              <w:t xml:space="preserve"> Stimulus related beta power and simulated decision variables form Fischer et al., 2018 and Kirschner et al., 2024</w:t>
                            </w:r>
                            <w:r w:rsidRPr="00D5030A">
                              <w:rPr>
                                <w:rFonts w:ascii="Arial" w:hAnsi="Arial" w:cs="Arial"/>
                                <w:sz w:val="15"/>
                                <w:szCs w:val="15"/>
                                <w:lang w:val="en-GB"/>
                              </w:rPr>
                              <w:t xml:space="preserve">. Beta power lateralization </w:t>
                            </w:r>
                            <w:r w:rsidRPr="00D5030A">
                              <w:rPr>
                                <w:rFonts w:ascii="Arial" w:eastAsia="Arial" w:hAnsi="Arial" w:cs="Arial"/>
                                <w:color w:val="000000" w:themeColor="text1"/>
                                <w:sz w:val="15"/>
                                <w:szCs w:val="15"/>
                              </w:rPr>
                              <w:t xml:space="preserve">is composed of the activity-difference recorded over contralateral and ipsilateral motor cortices and reflects the relative evidence of decisions in action space </w:t>
                            </w:r>
                            <w:r w:rsidR="00050C15" w:rsidRPr="00D5030A">
                              <w:rPr>
                                <w:rFonts w:ascii="Arial" w:eastAsia="Arial" w:hAnsi="Arial" w:cs="Arial"/>
                                <w:color w:val="000000" w:themeColor="text1"/>
                                <w:sz w:val="15"/>
                                <w:szCs w:val="15"/>
                              </w:rPr>
                              <w:fldChar w:fldCharType="begin">
                                <w:fldData xml:space="preserve">PEVuZE5vdGU+PENpdGU+PEF1dGhvcj5DaXNlazwvQXV0aG9yPjxZZWFyPjIwMDU8L1llYXI+PFJl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==
</w:fldData>
                              </w:fldChar>
                            </w:r>
                            <w:r w:rsidR="00487CB6">
                              <w:rPr>
                                <w:rFonts w:ascii="Arial" w:eastAsia="Arial" w:hAnsi="Arial" w:cs="Arial"/>
                                <w:color w:val="000000" w:themeColor="text1"/>
                                <w:sz w:val="15"/>
                                <w:szCs w:val="15"/>
                              </w:rPr>
                              <w:instrText xml:space="preserve"> ADDIN EN.CITE </w:instrText>
                            </w:r>
                            <w:r w:rsidR="00487CB6">
                              <w:rPr>
                                <w:rFonts w:ascii="Arial" w:eastAsia="Arial" w:hAnsi="Arial" w:cs="Arial"/>
                                <w:color w:val="000000" w:themeColor="text1"/>
                                <w:sz w:val="15"/>
                                <w:szCs w:val="15"/>
                              </w:rPr>
                              <w:fldChar w:fldCharType="begin">
                                <w:fldData xml:space="preserve">PEVuZE5vdGU+PENpdGU+PEF1dGhvcj5DaXNlazwvQXV0aG9yPjxZZWFyPjIwMDU8L1llYXI+PFJl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==
</w:fldData>
                              </w:fldChar>
                            </w:r>
                            <w:r w:rsidR="00487CB6" w:rsidRPr="00D5030A">
                              <w:rPr>
                                <w:rFonts w:ascii="Arial" w:eastAsia="Arial" w:hAnsi="Arial" w:cs="Arial"/>
                                <w:color w:val="000000" w:themeColor="text1"/>
                                <w:sz w:val="15"/>
                                <w:szCs w:val="15"/>
                              </w:rPr>
                              <w:instrText xml:space="preserve"> ADDIN EN.CITE.DATA </w:instrText>
                            </w:r>
                            <w:r w:rsidR="00487CB6">
                              <w:rPr>
                                <w:rFonts w:ascii="Arial" w:eastAsia="Arial" w:hAnsi="Arial" w:cs="Arial"/>
                                <w:color w:val="000000" w:themeColor="text1"/>
                                <w:sz w:val="15"/>
                                <w:szCs w:val="15"/>
                              </w:rPr>
                            </w:r>
                            <w:r w:rsidR="00487CB6">
                              <w:rPr>
                                <w:rFonts w:ascii="Arial" w:eastAsia="Arial" w:hAnsi="Arial" w:cs="Arial"/>
                                <w:color w:val="000000" w:themeColor="text1"/>
                                <w:sz w:val="15"/>
                                <w:szCs w:val="15"/>
                              </w:rPr>
                              <w:fldChar w:fldCharType="end"/>
                            </w:r>
                            <w:r w:rsidR="00050C15" w:rsidRPr="00D5030A">
                              <w:rPr>
                                <w:rFonts w:ascii="Arial" w:eastAsia="Arial" w:hAnsi="Arial" w:cs="Arial"/>
                                <w:color w:val="000000" w:themeColor="text1"/>
                                <w:sz w:val="15"/>
                                <w:szCs w:val="15"/>
                              </w:rPr>
                            </w:r>
                            <w:r w:rsidR="00050C15" w:rsidRPr="00D5030A">
                              <w:rPr>
                                <w:rFonts w:ascii="Arial" w:eastAsia="Arial" w:hAnsi="Arial" w:cs="Arial"/>
                                <w:color w:val="000000" w:themeColor="text1"/>
                                <w:sz w:val="15"/>
                                <w:szCs w:val="15"/>
                              </w:rPr>
                              <w:fldChar w:fldCharType="separate"/>
                            </w:r>
                            <w:r w:rsidR="00487CB6" w:rsidRPr="002A7213">
                              <w:rPr>
                                <w:rFonts w:ascii="Arial" w:eastAsia="Arial" w:hAnsi="Arial" w:cs="Arial"/>
                                <w:color w:val="000000" w:themeColor="text1"/>
                                <w:sz w:val="15"/>
                                <w:szCs w:val="15"/>
                                <w:vertAlign w:val="superscript"/>
                              </w:rPr>
                              <w:t>15,</w:t>
                            </w:r>
                            <w:r w:rsidR="002A7213" w:rsidRPr="002A7213">
                              <w:rPr>
                                <w:rFonts w:ascii="Arial" w:eastAsia="Arial" w:hAnsi="Arial" w:cs="Arial"/>
                                <w:noProof/>
                                <w:color w:val="000000" w:themeColor="text1"/>
                                <w:sz w:val="15"/>
                                <w:szCs w:val="15"/>
                                <w:vertAlign w:val="superscript"/>
                              </w:rPr>
                              <w:t>40</w:t>
                            </w:r>
                            <w:r w:rsidR="00050C15" w:rsidRPr="00D5030A">
                              <w:rPr>
                                <w:rFonts w:ascii="Arial" w:eastAsia="Arial" w:hAnsi="Arial" w:cs="Arial"/>
                                <w:color w:val="000000" w:themeColor="text1"/>
                                <w:sz w:val="15"/>
                                <w:szCs w:val="15"/>
                              </w:rPr>
                              <w:fldChar w:fldCharType="end"/>
                            </w:r>
                            <w:r w:rsidRPr="00D5030A">
                              <w:rPr>
                                <w:rFonts w:ascii="Arial" w:eastAsia="Arial" w:hAnsi="Arial" w:cs="Arial"/>
                                <w:color w:val="000000" w:themeColor="text1"/>
                                <w:sz w:val="15"/>
                                <w:szCs w:val="15"/>
                              </w:rPr>
                              <w:t xml:space="preserve">. </w:t>
                            </w:r>
                            <w:r w:rsidRPr="00D5030A">
                              <w:rPr>
                                <w:rFonts w:ascii="Arial" w:eastAsia="Arial" w:hAnsi="Arial" w:cs="Arial"/>
                                <w:b/>
                                <w:bCs/>
                                <w:color w:val="000000" w:themeColor="text1"/>
                                <w:sz w:val="15"/>
                                <w:szCs w:val="15"/>
                                <w:lang w:val="en-GB"/>
                              </w:rPr>
                              <w:t>(A,B)</w:t>
                            </w:r>
                            <w:r w:rsidRPr="00D5030A">
                              <w:rPr>
                                <w:rFonts w:ascii="Arial" w:eastAsia="Arial" w:hAnsi="Arial" w:cs="Arial"/>
                                <w:color w:val="000000" w:themeColor="text1"/>
                                <w:sz w:val="15"/>
                                <w:szCs w:val="15"/>
                                <w:lang w:val="en-GB"/>
                              </w:rPr>
                              <w:t xml:space="preserve"> Comparison of distractor effects on BPL </w:t>
                            </w:r>
                            <w:r w:rsidRPr="00D5030A">
                              <w:rPr>
                                <w:rFonts w:ascii="Arial" w:eastAsia="Arial" w:hAnsi="Arial" w:cs="Arial"/>
                                <w:b/>
                                <w:bCs/>
                                <w:color w:val="000000" w:themeColor="text1"/>
                                <w:sz w:val="15"/>
                                <w:szCs w:val="15"/>
                                <w:lang w:val="en-GB"/>
                              </w:rPr>
                              <w:t>(A)</w:t>
                            </w:r>
                            <w:r w:rsidRPr="00D5030A">
                              <w:rPr>
                                <w:rFonts w:ascii="Arial" w:eastAsia="Arial" w:hAnsi="Arial" w:cs="Arial"/>
                                <w:color w:val="000000" w:themeColor="text1"/>
                                <w:sz w:val="15"/>
                                <w:szCs w:val="15"/>
                                <w:lang w:val="en-GB"/>
                              </w:rPr>
                              <w:t xml:space="preserve"> and modelled decision signal in a multistage DDM during stimulus processing </w:t>
                            </w:r>
                            <w:r w:rsidRPr="00D5030A">
                              <w:rPr>
                                <w:rFonts w:ascii="Arial" w:eastAsia="Arial" w:hAnsi="Arial" w:cs="Arial"/>
                                <w:b/>
                                <w:bCs/>
                                <w:color w:val="000000" w:themeColor="text1"/>
                                <w:sz w:val="15"/>
                                <w:szCs w:val="15"/>
                                <w:lang w:val="en-GB"/>
                              </w:rPr>
                              <w:t>(B)</w:t>
                            </w:r>
                            <w:r w:rsidRPr="00D5030A">
                              <w:rPr>
                                <w:rFonts w:ascii="Arial" w:eastAsia="Arial" w:hAnsi="Arial" w:cs="Arial"/>
                                <w:color w:val="000000" w:themeColor="text1"/>
                                <w:sz w:val="15"/>
                                <w:szCs w:val="15"/>
                                <w:lang w:val="en-GB"/>
                              </w:rPr>
                              <w:t>. Distractor effects were seen at similar times on incongruent (red) compared to congruent trials (blue). Distractors pushed BPL and decision variable away from the correct response. Notably, many features of the time-course and dynamics of BPL are closely predicted by the diffusion variable of the DDM. The vertical blue and orange lines in reflect mean RT per condition.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597DE" id="_x0000_s1029" type="#_x0000_t202" style="position:absolute;margin-left:.6pt;margin-top:117.05pt;width:184.65pt;height:15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" fillcolor="white [3201]" stroked="f" strokeweight=".5pt">
                <v:textbox>
                  <w:txbxContent>
                    <w:p w14:paraId="045606D9" w14:textId="28AC45BA" w:rsidR="00F95905" w:rsidRPr="00D5030A" w:rsidRDefault="00F95905" w:rsidP="00F95905">
                      <w:pPr>
                        <w:jc w:val="both"/>
                        <w:rPr>
                          <w:rFonts w:ascii="Arial" w:eastAsia="Arial" w:hAnsi="Arial" w:cs="Arial"/>
                          <w:color w:val="000000" w:themeColor="text1"/>
                          <w:sz w:val="15"/>
                          <w:szCs w:val="15"/>
                          <w:lang w:val="en-GB"/>
                        </w:rPr>
                      </w:pPr>
                      <w:r w:rsidRPr="00D5030A">
                        <w:rPr>
                          <w:rFonts w:ascii="Arial" w:hAnsi="Arial" w:cs="Arial"/>
                          <w:b/>
                          <w:bCs/>
                          <w:sz w:val="15"/>
                          <w:szCs w:val="15"/>
                          <w:lang w:val="en-GB"/>
                        </w:rPr>
                        <w:t xml:space="preserve">Fig. </w:t>
                      </w:r>
                      <w:r w:rsidR="00FC203D" w:rsidRPr="00D5030A">
                        <w:rPr>
                          <w:rFonts w:ascii="Arial" w:hAnsi="Arial" w:cs="Arial"/>
                          <w:b/>
                          <w:bCs/>
                          <w:sz w:val="15"/>
                          <w:szCs w:val="15"/>
                          <w:lang w:val="en-GB"/>
                        </w:rPr>
                        <w:t>4</w:t>
                      </w:r>
                      <w:r w:rsidRPr="00D5030A">
                        <w:rPr>
                          <w:rFonts w:ascii="Arial" w:hAnsi="Arial" w:cs="Arial"/>
                          <w:b/>
                          <w:bCs/>
                          <w:sz w:val="15"/>
                          <w:szCs w:val="15"/>
                          <w:lang w:val="en-GB"/>
                        </w:rPr>
                        <w:t xml:space="preserve"> Stimulus related beta power and simulated decision variables form Fischer et al., 2018 and Kirschner et al., 2024</w:t>
                      </w:r>
                      <w:r w:rsidRPr="00D5030A">
                        <w:rPr>
                          <w:rFonts w:ascii="Arial" w:hAnsi="Arial" w:cs="Arial"/>
                          <w:sz w:val="15"/>
                          <w:szCs w:val="15"/>
                          <w:lang w:val="en-GB"/>
                        </w:rPr>
                        <w:t xml:space="preserve">. Beta power lateralization </w:t>
                      </w:r>
                      <w:r w:rsidRPr="00D5030A">
                        <w:rPr>
                          <w:rFonts w:ascii="Arial" w:eastAsia="Arial" w:hAnsi="Arial" w:cs="Arial"/>
                          <w:color w:val="000000" w:themeColor="text1"/>
                          <w:sz w:val="15"/>
                          <w:szCs w:val="15"/>
                        </w:rPr>
                        <w:t xml:space="preserve">is composed of the activity-difference recorded over contralateral and ipsilateral motor cortices and reflects the relative evidence of decisions in action space </w:t>
                      </w:r>
                      <w:r w:rsidR="00050C15" w:rsidRPr="00D5030A">
                        <w:rPr>
                          <w:rFonts w:ascii="Arial" w:eastAsia="Arial" w:hAnsi="Arial" w:cs="Arial"/>
                          <w:color w:val="000000" w:themeColor="text1"/>
                          <w:sz w:val="15"/>
                          <w:szCs w:val="15"/>
                        </w:rPr>
                        <w:fldChar w:fldCharType="begin">
                          <w:fldData xml:space="preserve">PEVuZE5vdGU+PENpdGU+PEF1dGhvcj5DaXNlazwvQXV0aG9yPjxZZWFyPjIwMDU8L1llYXI+PFJl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==
</w:fldData>
                        </w:fldChar>
                      </w:r>
                      <w:r w:rsidR="00487CB6">
                        <w:rPr>
                          <w:rFonts w:ascii="Arial" w:eastAsia="Arial" w:hAnsi="Arial" w:cs="Arial"/>
                          <w:color w:val="000000" w:themeColor="text1"/>
                          <w:sz w:val="15"/>
                          <w:szCs w:val="15"/>
                        </w:rPr>
                        <w:instrText xml:space="preserve"> ADDIN EN.CITE </w:instrText>
                      </w:r>
                      <w:r w:rsidR="00487CB6">
                        <w:rPr>
                          <w:rFonts w:ascii="Arial" w:eastAsia="Arial" w:hAnsi="Arial" w:cs="Arial"/>
                          <w:color w:val="000000" w:themeColor="text1"/>
                          <w:sz w:val="15"/>
                          <w:szCs w:val="15"/>
                        </w:rPr>
                        <w:fldChar w:fldCharType="begin">
                          <w:fldData xml:space="preserve">PEVuZE5vdGU+PENpdGU+PEF1dGhvcj5DaXNlazwvQXV0aG9yPjxZZWFyPjIwMDU8L1llYXI+PFJl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==
</w:fldData>
                        </w:fldChar>
                      </w:r>
                      <w:r w:rsidR="00487CB6" w:rsidRPr="00D5030A">
                        <w:rPr>
                          <w:rFonts w:ascii="Arial" w:eastAsia="Arial" w:hAnsi="Arial" w:cs="Arial"/>
                          <w:color w:val="000000" w:themeColor="text1"/>
                          <w:sz w:val="15"/>
                          <w:szCs w:val="15"/>
                        </w:rPr>
                        <w:instrText xml:space="preserve"> ADDIN EN.CITE.DATA </w:instrText>
                      </w:r>
                      <w:r w:rsidR="00487CB6" w:rsidRPr="00CA4FA9">
                        <w:rPr>
                          <w:rFonts w:ascii="Arial" w:eastAsia="Arial" w:hAnsi="Arial" w:cs="Arial"/>
                          <w:color w:val="000000" w:themeColor="text1"/>
                          <w:sz w:val="15"/>
                          <w:szCs w:val="15"/>
                        </w:rPr>
                      </w:r>
                      <w:r w:rsidR="00487CB6">
                        <w:rPr>
                          <w:rFonts w:ascii="Arial" w:eastAsia="Arial" w:hAnsi="Arial" w:cs="Arial"/>
                          <w:color w:val="000000" w:themeColor="text1"/>
                          <w:sz w:val="15"/>
                          <w:szCs w:val="15"/>
                        </w:rPr>
                        <w:fldChar w:fldCharType="end"/>
                      </w:r>
                      <w:r w:rsidR="00050C15" w:rsidRPr="000F7171">
                        <w:rPr>
                          <w:rFonts w:ascii="Arial" w:eastAsia="Arial" w:hAnsi="Arial" w:cs="Arial"/>
                          <w:color w:val="000000" w:themeColor="text1"/>
                          <w:sz w:val="15"/>
                          <w:szCs w:val="15"/>
                        </w:rPr>
                      </w:r>
                      <w:r w:rsidR="00050C15" w:rsidRPr="00D5030A">
                        <w:rPr>
                          <w:rFonts w:ascii="Arial" w:eastAsia="Arial" w:hAnsi="Arial" w:cs="Arial"/>
                          <w:color w:val="000000" w:themeColor="text1"/>
                          <w:sz w:val="15"/>
                          <w:szCs w:val="15"/>
                        </w:rPr>
                        <w:fldChar w:fldCharType="separate"/>
                      </w:r>
                      <w:r w:rsidR="00487CB6" w:rsidRPr="002A7213">
                        <w:rPr>
                          <w:rFonts w:ascii="Arial" w:eastAsia="Arial" w:hAnsi="Arial" w:cs="Arial"/>
                          <w:color w:val="000000" w:themeColor="text1"/>
                          <w:sz w:val="15"/>
                          <w:szCs w:val="15"/>
                          <w:vertAlign w:val="superscript"/>
                        </w:rPr>
                        <w:t>15,</w:t>
                      </w:r>
                      <w:r w:rsidR="002A7213" w:rsidRPr="002A7213">
                        <w:rPr>
                          <w:rFonts w:ascii="Arial" w:eastAsia="Arial" w:hAnsi="Arial" w:cs="Arial"/>
                          <w:noProof/>
                          <w:color w:val="000000" w:themeColor="text1"/>
                          <w:sz w:val="15"/>
                          <w:szCs w:val="15"/>
                          <w:vertAlign w:val="superscript"/>
                        </w:rPr>
                        <w:t>40</w:t>
                      </w:r>
                      <w:r w:rsidR="00050C15" w:rsidRPr="00D5030A">
                        <w:rPr>
                          <w:rFonts w:ascii="Arial" w:eastAsia="Arial" w:hAnsi="Arial" w:cs="Arial"/>
                          <w:color w:val="000000" w:themeColor="text1"/>
                          <w:sz w:val="15"/>
                          <w:szCs w:val="15"/>
                        </w:rPr>
                        <w:fldChar w:fldCharType="end"/>
                      </w:r>
                      <w:r w:rsidRPr="00D5030A">
                        <w:rPr>
                          <w:rFonts w:ascii="Arial" w:eastAsia="Arial" w:hAnsi="Arial" w:cs="Arial"/>
                          <w:color w:val="000000" w:themeColor="text1"/>
                          <w:sz w:val="15"/>
                          <w:szCs w:val="15"/>
                        </w:rPr>
                        <w:t xml:space="preserve">. </w:t>
                      </w:r>
                      <w:r w:rsidRPr="00D5030A">
                        <w:rPr>
                          <w:rFonts w:ascii="Arial" w:eastAsia="Arial" w:hAnsi="Arial" w:cs="Arial"/>
                          <w:b/>
                          <w:bCs/>
                          <w:color w:val="000000" w:themeColor="text1"/>
                          <w:sz w:val="15"/>
                          <w:szCs w:val="15"/>
                          <w:lang w:val="en-GB"/>
                        </w:rPr>
                        <w:t>(</w:t>
                      </w:r>
                      <w:proofErr w:type="gramStart"/>
                      <w:r w:rsidRPr="00D5030A">
                        <w:rPr>
                          <w:rFonts w:ascii="Arial" w:eastAsia="Arial" w:hAnsi="Arial" w:cs="Arial"/>
                          <w:b/>
                          <w:bCs/>
                          <w:color w:val="000000" w:themeColor="text1"/>
                          <w:sz w:val="15"/>
                          <w:szCs w:val="15"/>
                          <w:lang w:val="en-GB"/>
                        </w:rPr>
                        <w:t>A,B</w:t>
                      </w:r>
                      <w:proofErr w:type="gramEnd"/>
                      <w:r w:rsidRPr="00D5030A">
                        <w:rPr>
                          <w:rFonts w:ascii="Arial" w:eastAsia="Arial" w:hAnsi="Arial" w:cs="Arial"/>
                          <w:b/>
                          <w:bCs/>
                          <w:color w:val="000000" w:themeColor="text1"/>
                          <w:sz w:val="15"/>
                          <w:szCs w:val="15"/>
                          <w:lang w:val="en-GB"/>
                        </w:rPr>
                        <w:t>)</w:t>
                      </w:r>
                      <w:r w:rsidRPr="00D5030A">
                        <w:rPr>
                          <w:rFonts w:ascii="Arial" w:eastAsia="Arial" w:hAnsi="Arial" w:cs="Arial"/>
                          <w:color w:val="000000" w:themeColor="text1"/>
                          <w:sz w:val="15"/>
                          <w:szCs w:val="15"/>
                          <w:lang w:val="en-GB"/>
                        </w:rPr>
                        <w:t xml:space="preserve"> Comparison of distractor effects on BPL </w:t>
                      </w:r>
                      <w:r w:rsidRPr="00D5030A">
                        <w:rPr>
                          <w:rFonts w:ascii="Arial" w:eastAsia="Arial" w:hAnsi="Arial" w:cs="Arial"/>
                          <w:b/>
                          <w:bCs/>
                          <w:color w:val="000000" w:themeColor="text1"/>
                          <w:sz w:val="15"/>
                          <w:szCs w:val="15"/>
                          <w:lang w:val="en-GB"/>
                        </w:rPr>
                        <w:t>(A)</w:t>
                      </w:r>
                      <w:r w:rsidRPr="00D5030A">
                        <w:rPr>
                          <w:rFonts w:ascii="Arial" w:eastAsia="Arial" w:hAnsi="Arial" w:cs="Arial"/>
                          <w:color w:val="000000" w:themeColor="text1"/>
                          <w:sz w:val="15"/>
                          <w:szCs w:val="15"/>
                          <w:lang w:val="en-GB"/>
                        </w:rPr>
                        <w:t xml:space="preserve"> and modelled decision signal in a multistage DDM during stimulus processing </w:t>
                      </w:r>
                      <w:r w:rsidRPr="00D5030A">
                        <w:rPr>
                          <w:rFonts w:ascii="Arial" w:eastAsia="Arial" w:hAnsi="Arial" w:cs="Arial"/>
                          <w:b/>
                          <w:bCs/>
                          <w:color w:val="000000" w:themeColor="text1"/>
                          <w:sz w:val="15"/>
                          <w:szCs w:val="15"/>
                          <w:lang w:val="en-GB"/>
                        </w:rPr>
                        <w:t>(B)</w:t>
                      </w:r>
                      <w:r w:rsidRPr="00D5030A">
                        <w:rPr>
                          <w:rFonts w:ascii="Arial" w:eastAsia="Arial" w:hAnsi="Arial" w:cs="Arial"/>
                          <w:color w:val="000000" w:themeColor="text1"/>
                          <w:sz w:val="15"/>
                          <w:szCs w:val="15"/>
                          <w:lang w:val="en-GB"/>
                        </w:rPr>
                        <w:t>. Distractor effects were seen at similar times on incongruent (red) compared to congruent trials (blue). Distractors pushed BPL and decision variable away from the correct response. Notably, many features of the time-course and dynamics of BPL are closely predicted by the diffusion variable of the DDM. The vertical blue and orange lines in reflect mean RT per condition.</w:t>
                      </w:r>
                    </w:p>
                  </w:txbxContent>
                </v:textbox>
                <w10:wrap type="tight"/>
              </v:shape>
            </w:pict>
          </mc:Fallback>
        </mc:AlternateContent>
      </w:r>
      <w:r>
        <w:rPr>
          <w:rFonts w:ascii="Arial" w:hAnsi="Arial" w:cs="Arial"/>
          <w:color w:val="000000"/>
          <w:sz w:val="20"/>
          <w:szCs w:val="20"/>
        </w:rPr>
        <w:t xml:space="preserve">Comparison </w:t>
      </w:r>
      <w:r w:rsidRPr="00D5030A">
        <w:rPr>
          <w:rFonts w:ascii="Arial" w:hAnsi="Arial" w:cs="Arial"/>
          <w:color w:val="000000"/>
          <w:sz w:val="20"/>
          <w:szCs w:val="20"/>
        </w:rPr>
        <w:t>of a multistage drift diffusion model (DDM) and lateralized beta frequency power over motor cortex</w:t>
      </w:r>
      <w:r>
        <w:rPr>
          <w:rFonts w:ascii="Arial" w:hAnsi="Arial" w:cs="Arial"/>
          <w:color w:val="000000"/>
          <w:sz w:val="20"/>
          <w:szCs w:val="20"/>
        </w:rPr>
        <w:t xml:space="preserve"> in the same dataset provide </w:t>
      </w:r>
      <w:r w:rsidRPr="00D5030A">
        <w:rPr>
          <w:rFonts w:ascii="Arial" w:hAnsi="Arial" w:cs="Arial"/>
          <w:color w:val="000000"/>
          <w:sz w:val="20"/>
          <w:szCs w:val="20"/>
        </w:rPr>
        <w:t xml:space="preserve">unique insights into within trial control dynamics underlying task behavior </w:t>
      </w:r>
      <w:r w:rsidRPr="00D5030A">
        <w:rPr>
          <w:rFonts w:ascii="Arial" w:hAnsi="Arial" w:cs="Arial"/>
          <w:color w:val="000000"/>
          <w:sz w:val="20"/>
          <w:szCs w:val="20"/>
          <w:vertAlign w:val="superscript"/>
        </w:rPr>
        <w:t>6,10</w:t>
      </w:r>
      <w:r w:rsidRPr="00D5030A">
        <w:rPr>
          <w:rFonts w:ascii="Arial" w:hAnsi="Arial" w:cs="Arial"/>
          <w:color w:val="000000"/>
          <w:sz w:val="20"/>
          <w:szCs w:val="20"/>
        </w:rPr>
        <w:t xml:space="preserve">. Beta power lateralization (BPL) is composed of the activity-difference recorded over contralateral and ipsilateral motor cortices and reflects the relative evidence of decisions in action space </w:t>
      </w:r>
      <w:r w:rsidRPr="00D5030A">
        <w:rPr>
          <w:rFonts w:ascii="Arial" w:hAnsi="Arial" w:cs="Arial"/>
          <w:color w:val="000000"/>
          <w:sz w:val="20"/>
          <w:szCs w:val="20"/>
          <w:vertAlign w:val="superscript"/>
        </w:rPr>
        <w:t>2,8</w:t>
      </w:r>
      <w:r w:rsidRPr="00D5030A">
        <w:rPr>
          <w:rFonts w:ascii="Arial" w:hAnsi="Arial" w:cs="Arial"/>
          <w:color w:val="000000"/>
          <w:sz w:val="20"/>
          <w:szCs w:val="20"/>
        </w:rPr>
        <w:t xml:space="preserve">. BPL time courses and DDM simulations shows remarkable similarity and suggest that participants are initially influenced toward the response favored by flankers and on correct incongruent trials this initial influence is overcome by a stronger late signal pushing in the opposite direction </w:t>
      </w:r>
      <w:r w:rsidRPr="00D5030A">
        <w:rPr>
          <w:rFonts w:ascii="Arial" w:hAnsi="Arial" w:cs="Arial"/>
          <w:color w:val="000000"/>
          <w:sz w:val="20"/>
          <w:szCs w:val="20"/>
          <w:vertAlign w:val="superscript"/>
        </w:rPr>
        <w:t>6,10</w:t>
      </w:r>
      <w:r w:rsidRPr="00D5030A">
        <w:rPr>
          <w:rFonts w:ascii="Arial" w:hAnsi="Arial" w:cs="Arial"/>
          <w:color w:val="000000"/>
          <w:sz w:val="20"/>
          <w:szCs w:val="20"/>
        </w:rPr>
        <w:t xml:space="preserve"> (Fig 4). Post-error adaptations are for instance reflected in suppression of distracting evidence </w:t>
      </w:r>
      <w:r w:rsidRPr="00D5030A">
        <w:rPr>
          <w:rFonts w:ascii="Arial" w:hAnsi="Arial" w:cs="Arial"/>
          <w:color w:val="000000"/>
          <w:sz w:val="20"/>
          <w:szCs w:val="20"/>
          <w:vertAlign w:val="superscript"/>
        </w:rPr>
        <w:t>6</w:t>
      </w:r>
      <w:r w:rsidRPr="00D5030A">
        <w:rPr>
          <w:rFonts w:ascii="Arial" w:hAnsi="Arial" w:cs="Arial"/>
          <w:color w:val="000000"/>
          <w:sz w:val="20"/>
          <w:szCs w:val="20"/>
        </w:rPr>
        <w:t xml:space="preserve"> (Fig 5A). BPL around the response decreased with increasing RTs consistent with a collapsing decision bound </w:t>
      </w:r>
      <w:r w:rsidRPr="00D5030A">
        <w:rPr>
          <w:rFonts w:ascii="Arial" w:hAnsi="Arial" w:cs="Arial"/>
          <w:color w:val="000000"/>
          <w:sz w:val="20"/>
          <w:szCs w:val="20"/>
          <w:vertAlign w:val="superscript"/>
        </w:rPr>
        <w:t>10</w:t>
      </w:r>
      <w:r w:rsidRPr="00D5030A">
        <w:rPr>
          <w:rFonts w:ascii="Arial" w:hAnsi="Arial" w:cs="Arial"/>
          <w:color w:val="000000"/>
          <w:sz w:val="20"/>
          <w:szCs w:val="20"/>
        </w:rPr>
        <w:t xml:space="preserve"> (Fig 5C). The latter observations suggest that BPL peak, coinciding with the motor response, may serve as a neural proxy for the decision threshold.</w:t>
      </w:r>
    </w:p>
    <w:p w14:paraId="30A8572C" w14:textId="23871E1E" w:rsidR="4EA7E35D" w:rsidRPr="006A0173" w:rsidRDefault="4EA7E35D" w:rsidP="00D5030A">
      <w:pPr>
        <w:jc w:val="both"/>
        <w:rPr>
          <w:rFonts w:ascii="Arial" w:eastAsia="Arial" w:hAnsi="Arial" w:cs="Arial"/>
          <w:color w:val="000000" w:themeColor="text1"/>
          <w:sz w:val="12"/>
          <w:szCs w:val="12"/>
          <w:highlight w:val="cyan"/>
        </w:rPr>
      </w:pPr>
    </w:p>
    <w:p w14:paraId="74365D3A" w14:textId="4F5B5ABD" w:rsidR="009E079C" w:rsidRDefault="13439FC4" w:rsidP="00D5030A">
      <w:pPr>
        <w:jc w:val="both"/>
        <w:rPr>
          <w:rFonts w:ascii="Aptos" w:eastAsia="Aptos" w:hAnsi="Aptos" w:cs="Aptos"/>
          <w:color w:val="000000" w:themeColor="text1"/>
          <w:sz w:val="20"/>
          <w:szCs w:val="20"/>
        </w:rPr>
      </w:pPr>
      <w:r w:rsidRPr="006A0173">
        <w:rPr>
          <w:rFonts w:ascii="Arial" w:eastAsia="Arial" w:hAnsi="Arial" w:cs="Arial"/>
          <w:color w:val="000000" w:themeColor="text1"/>
          <w:sz w:val="20"/>
          <w:szCs w:val="20"/>
        </w:rPr>
        <w:t xml:space="preserve">Taken together, our previous work demonstrates that our existing data set lends itself particularly well to study </w:t>
      </w:r>
      <w:r w:rsidRPr="003B2415">
        <w:rPr>
          <w:rFonts w:ascii="Arial" w:eastAsia="Arial" w:hAnsi="Arial" w:cs="Arial"/>
          <w:color w:val="000000" w:themeColor="text1"/>
          <w:sz w:val="20"/>
          <w:szCs w:val="20"/>
        </w:rPr>
        <w:t>computational mechanisms of control allocation across timescales and that BPL can be utilized a neural proxy to validated model predictions.</w:t>
      </w:r>
      <w:r w:rsidR="002B3340" w:rsidRPr="003B2415">
        <w:rPr>
          <w:rFonts w:ascii="Arial" w:eastAsia="Arial" w:hAnsi="Arial" w:cs="Arial"/>
          <w:color w:val="000000" w:themeColor="text1"/>
          <w:sz w:val="20"/>
          <w:szCs w:val="20"/>
        </w:rPr>
        <w:t xml:space="preserve"> A key goal of aim 1 is to </w:t>
      </w:r>
      <w:r w:rsidR="001C1248" w:rsidRPr="003B2415">
        <w:rPr>
          <w:rFonts w:ascii="Arial" w:eastAsia="Arial" w:hAnsi="Arial" w:cs="Arial"/>
          <w:color w:val="000000" w:themeColor="text1"/>
          <w:sz w:val="20"/>
          <w:szCs w:val="20"/>
        </w:rPr>
        <w:t xml:space="preserve">test </w:t>
      </w:r>
      <w:r w:rsidR="001C1248" w:rsidRPr="003B2415">
        <w:rPr>
          <w:rFonts w:ascii="Arial" w:eastAsia="Arial" w:hAnsi="Arial" w:cs="Arial"/>
          <w:color w:val="000000" w:themeColor="text1"/>
          <w:sz w:val="20"/>
          <w:szCs w:val="20"/>
        </w:rPr>
        <w:lastRenderedPageBreak/>
        <w:t xml:space="preserve">whether and through which mechanisms </w:t>
      </w:r>
      <w:r w:rsidR="001C1248" w:rsidRPr="003B2415">
        <w:rPr>
          <w:rFonts w:ascii="Arial" w:hAnsi="Arial" w:cs="Arial"/>
          <w:sz w:val="20"/>
          <w:szCs w:val="20"/>
        </w:rPr>
        <w:t>RNN behavioral data matches these behavioral and neural signatures of cognitive control processes.</w:t>
      </w:r>
      <w:r w:rsidR="00550528">
        <w:rPr>
          <w:rFonts w:ascii="Aptos" w:eastAsia="Aptos" w:hAnsi="Aptos" w:cs="Aptos"/>
          <w:color w:val="000000" w:themeColor="text1"/>
          <w:sz w:val="20"/>
          <w:szCs w:val="20"/>
        </w:rPr>
        <w:t xml:space="preserve"> </w:t>
      </w:r>
    </w:p>
    <w:p w14:paraId="3B8ED2D3" w14:textId="07AF5041" w:rsidR="009E079C" w:rsidRPr="006A0173" w:rsidRDefault="009E079C" w:rsidP="00D5030A">
      <w:pPr>
        <w:jc w:val="both"/>
        <w:rPr>
          <w:rFonts w:ascii="Aptos" w:eastAsia="Aptos" w:hAnsi="Aptos" w:cs="Aptos"/>
          <w:color w:val="000000" w:themeColor="text1"/>
          <w:sz w:val="12"/>
          <w:szCs w:val="12"/>
        </w:rPr>
      </w:pPr>
    </w:p>
    <w:p w14:paraId="2560D8EB" w14:textId="301C43DB" w:rsidR="00A6231B" w:rsidRPr="006A0173" w:rsidRDefault="00492EFF" w:rsidP="00D5030A">
      <w:pPr>
        <w:jc w:val="both"/>
        <w:rPr>
          <w:rFonts w:ascii="Arial" w:hAnsi="Arial" w:cs="Arial"/>
          <w:sz w:val="12"/>
          <w:szCs w:val="12"/>
        </w:rPr>
      </w:pPr>
      <w:r w:rsidRPr="003B2415">
        <w:rPr>
          <w:rFonts w:ascii="Arial" w:hAnsi="Arial" w:cs="Arial"/>
          <w:sz w:val="20"/>
          <w:szCs w:val="20"/>
        </w:rPr>
        <w:t>Pretrained RNNs will be fine-tuned to perform the flanker task and then used to generate synthetic dynamics and behavior for all task conditions.</w:t>
      </w:r>
      <w:r w:rsidR="00C41E66" w:rsidRPr="003B2415">
        <w:rPr>
          <w:rFonts w:ascii="Arial" w:hAnsi="Arial" w:cs="Arial"/>
          <w:sz w:val="20"/>
          <w:szCs w:val="20"/>
        </w:rPr>
        <w:t xml:space="preserve"> </w:t>
      </w:r>
      <w:r w:rsidRPr="003B2415">
        <w:rPr>
          <w:rFonts w:ascii="Arial" w:hAnsi="Arial" w:cs="Arial"/>
          <w:sz w:val="20"/>
          <w:szCs w:val="20"/>
        </w:rPr>
        <w:t>The exact training will differ slightly across the RNN model set. The base RNN will be trained on the exact task conditions performed by humans, by providing target and flanker information as inputs with times matched to that in the human task, and outputs corresponding to left</w:t>
      </w:r>
      <w:r w:rsidR="00A6231B" w:rsidRPr="003B2415">
        <w:rPr>
          <w:rFonts w:ascii="Arial" w:hAnsi="Arial" w:cs="Arial"/>
          <w:sz w:val="20"/>
          <w:szCs w:val="20"/>
        </w:rPr>
        <w:t xml:space="preserve"> or right response options. Trials will be broken into discrete timesteps corresponding to 10 msec bins and inputs will be fed to the RNN at the same timepoint in which humans would observe them, meaning that the flankers will be provided first </w:t>
      </w:r>
      <w:del w:id="4" w:author="mattnassar@gmail.com" w:date="2024-11-10T14:45:00Z" w16du:dateUtc="2024-11-10T19:45:00Z">
        <w:r w:rsidR="00A6231B" w:rsidRPr="003B2415" w:rsidDel="00D26ACC">
          <w:rPr>
            <w:rFonts w:ascii="Arial" w:hAnsi="Arial" w:cs="Arial"/>
            <w:sz w:val="20"/>
            <w:szCs w:val="20"/>
          </w:rPr>
          <w:delText xml:space="preserve">and </w:delText>
        </w:r>
      </w:del>
      <w:ins w:id="5" w:author="mattnassar@gmail.com" w:date="2024-11-10T14:45:00Z" w16du:dateUtc="2024-11-10T19:45:00Z">
        <w:r w:rsidR="00D26ACC">
          <w:rPr>
            <w:rFonts w:ascii="Arial" w:hAnsi="Arial" w:cs="Arial"/>
            <w:sz w:val="20"/>
            <w:szCs w:val="20"/>
          </w:rPr>
          <w:t>followed by</w:t>
        </w:r>
        <w:r w:rsidR="00D26ACC" w:rsidRPr="003B2415">
          <w:rPr>
            <w:rFonts w:ascii="Arial" w:hAnsi="Arial" w:cs="Arial"/>
            <w:sz w:val="20"/>
            <w:szCs w:val="20"/>
          </w:rPr>
          <w:t xml:space="preserve"> </w:t>
        </w:r>
      </w:ins>
      <w:r w:rsidR="00A6231B" w:rsidRPr="003B2415">
        <w:rPr>
          <w:rFonts w:ascii="Arial" w:hAnsi="Arial" w:cs="Arial"/>
          <w:sz w:val="20"/>
          <w:szCs w:val="20"/>
        </w:rPr>
        <w:t xml:space="preserve">the target information after </w:t>
      </w:r>
      <w:r w:rsidR="00747D93" w:rsidRPr="003B2415">
        <w:rPr>
          <w:rFonts w:ascii="Arial" w:hAnsi="Arial" w:cs="Arial"/>
          <w:sz w:val="20"/>
          <w:szCs w:val="20"/>
        </w:rPr>
        <w:t>an</w:t>
      </w:r>
      <w:r w:rsidR="00A6231B" w:rsidRPr="003B2415">
        <w:rPr>
          <w:rFonts w:ascii="Arial" w:hAnsi="Arial" w:cs="Arial"/>
          <w:sz w:val="20"/>
          <w:szCs w:val="20"/>
        </w:rPr>
        <w:t xml:space="preserve"> </w:t>
      </w:r>
      <w:r w:rsidR="00870539" w:rsidRPr="006A0173">
        <w:rPr>
          <w:rFonts w:ascii="Arial" w:hAnsi="Arial" w:cs="Arial"/>
          <w:sz w:val="20"/>
          <w:szCs w:val="20"/>
        </w:rPr>
        <w:t>83</w:t>
      </w:r>
      <w:r w:rsidR="00A6231B" w:rsidRPr="006A0173">
        <w:rPr>
          <w:rFonts w:ascii="Arial" w:hAnsi="Arial" w:cs="Arial"/>
          <w:sz w:val="20"/>
          <w:szCs w:val="20"/>
        </w:rPr>
        <w:t xml:space="preserve"> msec</w:t>
      </w:r>
      <w:r w:rsidR="00A6231B" w:rsidRPr="003B2415">
        <w:rPr>
          <w:rFonts w:ascii="Arial" w:hAnsi="Arial" w:cs="Arial"/>
          <w:sz w:val="20"/>
          <w:szCs w:val="20"/>
        </w:rPr>
        <w:t xml:space="preserve"> delay. </w:t>
      </w:r>
      <w:r w:rsidRPr="003B2415">
        <w:rPr>
          <w:rFonts w:ascii="Arial" w:hAnsi="Arial" w:cs="Arial"/>
          <w:sz w:val="20"/>
          <w:szCs w:val="20"/>
        </w:rPr>
        <w:t xml:space="preserve">Weights within the RNN and </w:t>
      </w:r>
      <w:r w:rsidR="00A6231B" w:rsidRPr="003B2415">
        <w:rPr>
          <w:rFonts w:ascii="Arial" w:hAnsi="Arial" w:cs="Arial"/>
          <w:sz w:val="20"/>
          <w:szCs w:val="20"/>
        </w:rPr>
        <w:t xml:space="preserve">those </w:t>
      </w:r>
      <w:r w:rsidRPr="003B2415">
        <w:rPr>
          <w:rFonts w:ascii="Arial" w:hAnsi="Arial" w:cs="Arial"/>
          <w:sz w:val="20"/>
          <w:szCs w:val="20"/>
        </w:rPr>
        <w:t>mapping RNN units to output will be updated using backpropagation through time</w:t>
      </w:r>
      <w:r w:rsidR="00F40EAD" w:rsidRPr="003B2415">
        <w:rPr>
          <w:rFonts w:ascii="Arial" w:hAnsi="Arial" w:cs="Arial"/>
          <w:sz w:val="20"/>
          <w:szCs w:val="20"/>
        </w:rPr>
        <w:t xml:space="preserve"> to maximize</w:t>
      </w:r>
      <w:r w:rsidR="00746952" w:rsidRPr="003B2415">
        <w:rPr>
          <w:rFonts w:ascii="Arial" w:hAnsi="Arial" w:cs="Arial"/>
          <w:sz w:val="20"/>
          <w:szCs w:val="20"/>
        </w:rPr>
        <w:t xml:space="preserve"> </w:t>
      </w:r>
      <w:r w:rsidR="00F40EAD" w:rsidRPr="003B2415">
        <w:rPr>
          <w:rFonts w:ascii="Arial" w:hAnsi="Arial" w:cs="Arial"/>
          <w:sz w:val="20"/>
          <w:szCs w:val="20"/>
        </w:rPr>
        <w:t>rewards</w:t>
      </w:r>
      <w:r w:rsidR="00746952" w:rsidRPr="003B2415">
        <w:rPr>
          <w:rFonts w:ascii="Arial" w:hAnsi="Arial" w:cs="Arial"/>
          <w:sz w:val="20"/>
          <w:szCs w:val="20"/>
        </w:rPr>
        <w:t xml:space="preserve">. </w:t>
      </w:r>
      <w:r w:rsidR="00746952">
        <w:rPr>
          <w:rFonts w:ascii="Arial" w:hAnsi="Arial" w:cs="Arial"/>
          <w:sz w:val="20"/>
          <w:szCs w:val="20"/>
        </w:rPr>
        <w:t>We lower rewards late in the trial by a discount factor to encourage models to respond faster</w:t>
      </w:r>
      <w:r w:rsidR="007C13CD">
        <w:rPr>
          <w:rFonts w:ascii="Arial" w:hAnsi="Arial" w:cs="Arial"/>
          <w:sz w:val="20"/>
          <w:szCs w:val="20"/>
        </w:rPr>
        <w:t xml:space="preserve"> </w:t>
      </w:r>
      <w:r w:rsidR="00363A8A" w:rsidRPr="00325690">
        <w:rPr>
          <w:rFonts w:ascii="Arial" w:hAnsi="Arial" w:cs="Arial"/>
          <w:sz w:val="20"/>
          <w:szCs w:val="20"/>
        </w:rPr>
        <w:fldChar w:fldCharType="begin"/>
      </w:r>
      <w:r w:rsidR="002A7213">
        <w:rPr>
          <w:rFonts w:ascii="Arial" w:hAnsi="Arial" w:cs="Arial"/>
          <w:sz w:val="20"/>
          <w:szCs w:val="20"/>
        </w:rPr>
        <w:instrText xml:space="preserve"> ADDIN EN.CITE &lt;EndNote&gt;&lt;Cite&gt;&lt;Author&gt;Sutton&lt;/Author&gt;&lt;Year&gt;2018&lt;/Year&gt;&lt;RecNum&gt;244&lt;/RecNum&gt;&lt;DisplayText&gt;&lt;style face="superscript"&gt;78&lt;/style&gt;&lt;/DisplayText&gt;&lt;record&gt;&lt;rec-number&gt;244&lt;/rec-number&gt;&lt;foreign-keys&gt;&lt;key app="EN" db-id="xrp5dt9p9p0rr9exz935twzaeaveax2asdvx" timestamp="1730734344"&gt;244&lt;/key&gt;&lt;/foreign-keys&gt;&lt;ref-type name="Book"&gt;6&lt;/ref-type&gt;&lt;contributors&gt;&lt;authors&gt;&lt;author&gt;Richard S. Sutton&lt;/author&gt;&lt;author&gt;Andrew G. Barto&lt;/author&gt;&lt;/authors&gt;&lt;/contributors&gt;&lt;titles&gt;&lt;title&gt;Reinforcement Learning: An Introduction&lt;/title&gt;&lt;/titles&gt;&lt;dates&gt;&lt;year&gt;2018&lt;/year&gt;&lt;/dates&gt;&lt;publisher&gt;A Bradford Book&lt;/publisher&gt;&lt;isbn&gt;0262039249&lt;/isbn&gt;&lt;urls&gt;&lt;/urls&gt;&lt;/record&gt;&lt;/Cite&gt;&lt;/EndNote&gt;</w:instrText>
      </w:r>
      <w:r w:rsidR="00363A8A" w:rsidRPr="00325690">
        <w:rPr>
          <w:rFonts w:ascii="Arial" w:hAnsi="Arial" w:cs="Arial"/>
          <w:sz w:val="20"/>
          <w:szCs w:val="20"/>
        </w:rPr>
        <w:fldChar w:fldCharType="separate"/>
      </w:r>
      <w:r w:rsidR="002A7213" w:rsidRPr="002A7213">
        <w:rPr>
          <w:rFonts w:ascii="Arial" w:hAnsi="Arial" w:cs="Arial"/>
          <w:noProof/>
          <w:sz w:val="20"/>
          <w:szCs w:val="20"/>
          <w:vertAlign w:val="superscript"/>
        </w:rPr>
        <w:t>78</w:t>
      </w:r>
      <w:r w:rsidR="00363A8A" w:rsidRPr="00325690">
        <w:rPr>
          <w:rFonts w:ascii="Arial" w:hAnsi="Arial" w:cs="Arial"/>
          <w:sz w:val="20"/>
          <w:szCs w:val="20"/>
        </w:rPr>
        <w:fldChar w:fldCharType="end"/>
      </w:r>
      <w:r w:rsidR="00F40EAD" w:rsidRPr="006A0173" w:rsidDel="00363A8A">
        <w:rPr>
          <w:rFonts w:ascii="Arial" w:hAnsi="Arial" w:cs="Arial"/>
          <w:sz w:val="20"/>
          <w:szCs w:val="20"/>
        </w:rPr>
        <w:t>.</w:t>
      </w:r>
    </w:p>
    <w:p w14:paraId="0B0FCC29" w14:textId="018332D5" w:rsidR="00492EFF" w:rsidRPr="006A0173" w:rsidRDefault="00492EFF" w:rsidP="00D5030A">
      <w:pPr>
        <w:jc w:val="both"/>
        <w:rPr>
          <w:rFonts w:ascii="Arial" w:hAnsi="Arial" w:cs="Arial"/>
          <w:sz w:val="12"/>
          <w:szCs w:val="12"/>
        </w:rPr>
      </w:pPr>
    </w:p>
    <w:p w14:paraId="6BE22669" w14:textId="5B90C97E" w:rsidR="00A6231B" w:rsidRPr="003B2415" w:rsidRDefault="00D5030A" w:rsidP="00D5030A">
      <w:pPr>
        <w:jc w:val="both"/>
        <w:rPr>
          <w:rFonts w:ascii="Arial" w:hAnsi="Arial" w:cs="Arial"/>
          <w:sz w:val="20"/>
          <w:szCs w:val="20"/>
        </w:rPr>
      </w:pPr>
      <w:r>
        <w:rPr>
          <w:rFonts w:ascii="Arial" w:hAnsi="Arial" w:cs="Arial"/>
          <w:noProof/>
          <w:sz w:val="20"/>
          <w:szCs w:val="20"/>
        </w:rPr>
        <w:drawing>
          <wp:anchor distT="0" distB="0" distL="114300" distR="114300" simplePos="0" relativeHeight="251658240" behindDoc="0" locked="0" layoutInCell="1" allowOverlap="1" wp14:anchorId="3776749E" wp14:editId="4E366F62">
            <wp:simplePos x="0" y="0"/>
            <wp:positionH relativeFrom="column">
              <wp:posOffset>3244215</wp:posOffset>
            </wp:positionH>
            <wp:positionV relativeFrom="paragraph">
              <wp:posOffset>1971123</wp:posOffset>
            </wp:positionV>
            <wp:extent cx="2727960" cy="1771650"/>
            <wp:effectExtent l="0" t="0" r="2540" b="6350"/>
            <wp:wrapTight wrapText="bothSides">
              <wp:wrapPolygon edited="0">
                <wp:start x="0" y="0"/>
                <wp:lineTo x="0" y="21523"/>
                <wp:lineTo x="21520" y="21523"/>
                <wp:lineTo x="21520" y="0"/>
                <wp:lineTo x="0" y="0"/>
              </wp:wrapPolygon>
            </wp:wrapTight>
            <wp:docPr id="1738485463" name="Picture 5" descr="A collage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5463" name="Picture 5" descr="A collage of graphs and charts&#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7960" cy="1771650"/>
                    </a:xfrm>
                    <a:prstGeom prst="rect">
                      <a:avLst/>
                    </a:prstGeom>
                  </pic:spPr>
                </pic:pic>
              </a:graphicData>
            </a:graphic>
            <wp14:sizeRelH relativeFrom="margin">
              <wp14:pctWidth>0</wp14:pctWidth>
            </wp14:sizeRelH>
            <wp14:sizeRelV relativeFrom="margin">
              <wp14:pctHeight>0</wp14:pctHeight>
            </wp14:sizeRelV>
          </wp:anchor>
        </w:drawing>
      </w:r>
      <w:r w:rsidR="0F012B97" w:rsidRPr="003B2415">
        <w:rPr>
          <w:rFonts w:ascii="Arial" w:hAnsi="Arial" w:cs="Arial"/>
          <w:sz w:val="20"/>
          <w:szCs w:val="20"/>
        </w:rPr>
        <w:t xml:space="preserve">RNN models will differ in their latent embedding space. The base model will not include any latent embedding projections, and thus only be capable of learning through weight adjustments. We will also construct models with theoretically motivated embedding representations that could possibly serve as controllers to modulate how information flows through the RNN toward the output. </w:t>
      </w:r>
      <w:r w:rsidR="00C2114E" w:rsidRPr="003B2415">
        <w:rPr>
          <w:rFonts w:ascii="Arial" w:hAnsi="Arial" w:cs="Arial"/>
          <w:sz w:val="20"/>
          <w:szCs w:val="20"/>
        </w:rPr>
        <w:t>Each unit in the set of embedding units will have randomly weighted projections into the RNN. Embedding values will be provided as input to the model during the flanker task “fine tuning” from a set of theoretically motivated embeddings that include:</w:t>
      </w:r>
      <w:r w:rsidR="0F012B97" w:rsidRPr="003B2415">
        <w:rPr>
          <w:rFonts w:ascii="Arial" w:hAnsi="Arial" w:cs="Arial"/>
          <w:sz w:val="20"/>
          <w:szCs w:val="20"/>
        </w:rPr>
        <w:t xml:space="preserve"> 1) congruent/incongruent trial type, 2) short/long inter-trial interval, 3) </w:t>
      </w:r>
      <w:r w:rsidR="007D526F" w:rsidRPr="003B2415">
        <w:rPr>
          <w:rFonts w:ascii="Arial" w:hAnsi="Arial" w:cs="Arial"/>
          <w:sz w:val="20"/>
          <w:szCs w:val="20"/>
        </w:rPr>
        <w:t xml:space="preserve">left/right target direction, 4) distractor distance, </w:t>
      </w:r>
      <w:r w:rsidR="0F012B97" w:rsidRPr="003B2415">
        <w:rPr>
          <w:rFonts w:ascii="Arial" w:hAnsi="Arial" w:cs="Arial"/>
          <w:sz w:val="20"/>
          <w:szCs w:val="20"/>
        </w:rPr>
        <w:t xml:space="preserve">as well as all combinations of these embeddings. </w:t>
      </w:r>
      <w:r w:rsidR="00B67AA1" w:rsidRPr="003B2415">
        <w:rPr>
          <w:rFonts w:ascii="Arial" w:hAnsi="Arial" w:cs="Arial"/>
          <w:sz w:val="20"/>
          <w:szCs w:val="20"/>
        </w:rPr>
        <w:t xml:space="preserve">Training the RNN with such candidate control variables encourages the models to learn computations that are explicitly responsive to those control variables. </w:t>
      </w:r>
      <w:r w:rsidR="00E87F4A" w:rsidRPr="031B4B91">
        <w:rPr>
          <w:rFonts w:ascii="Arial" w:hAnsi="Arial" w:cs="Arial"/>
          <w:sz w:val="20"/>
          <w:szCs w:val="20"/>
        </w:rPr>
        <w:t>So,</w:t>
      </w:r>
      <w:r w:rsidR="031B4B91" w:rsidRPr="031B4B91">
        <w:rPr>
          <w:rFonts w:ascii="Arial" w:hAnsi="Arial" w:cs="Arial"/>
          <w:sz w:val="20"/>
          <w:szCs w:val="20"/>
        </w:rPr>
        <w:t xml:space="preserve"> for example,</w:t>
      </w:r>
      <w:r w:rsidR="00B67AA1" w:rsidRPr="003B2415">
        <w:rPr>
          <w:rFonts w:ascii="Arial" w:hAnsi="Arial" w:cs="Arial"/>
          <w:sz w:val="20"/>
          <w:szCs w:val="20"/>
        </w:rPr>
        <w:t xml:space="preserve"> following this training, one </w:t>
      </w:r>
      <w:r w:rsidR="031B4B91" w:rsidRPr="031B4B91">
        <w:rPr>
          <w:rFonts w:ascii="Arial" w:hAnsi="Arial" w:cs="Arial"/>
          <w:sz w:val="20"/>
          <w:szCs w:val="20"/>
        </w:rPr>
        <w:t xml:space="preserve">could </w:t>
      </w:r>
      <w:r w:rsidR="00B67AA1" w:rsidRPr="003B2415">
        <w:rPr>
          <w:rFonts w:ascii="Arial" w:hAnsi="Arial" w:cs="Arial"/>
          <w:sz w:val="20"/>
          <w:szCs w:val="20"/>
        </w:rPr>
        <w:t>adjust the value of the embedding units to control the RNN behavior</w:t>
      </w:r>
      <w:r w:rsidR="003927C1" w:rsidRPr="003B2415">
        <w:rPr>
          <w:rFonts w:ascii="Arial" w:hAnsi="Arial" w:cs="Arial"/>
          <w:sz w:val="20"/>
          <w:szCs w:val="20"/>
        </w:rPr>
        <w:t xml:space="preserve">, according to </w:t>
      </w:r>
      <w:r w:rsidR="031B4B91" w:rsidRPr="031B4B91">
        <w:rPr>
          <w:rFonts w:ascii="Arial" w:hAnsi="Arial" w:cs="Arial"/>
          <w:sz w:val="20"/>
          <w:szCs w:val="20"/>
        </w:rPr>
        <w:t xml:space="preserve">the </w:t>
      </w:r>
      <w:r w:rsidR="003927C1" w:rsidRPr="003B2415">
        <w:rPr>
          <w:rFonts w:ascii="Arial" w:hAnsi="Arial" w:cs="Arial"/>
          <w:sz w:val="20"/>
          <w:szCs w:val="20"/>
        </w:rPr>
        <w:t xml:space="preserve">meaning associated with </w:t>
      </w:r>
      <w:r w:rsidR="031B4B91" w:rsidRPr="031B4B91">
        <w:rPr>
          <w:rFonts w:ascii="Arial" w:hAnsi="Arial" w:cs="Arial"/>
          <w:sz w:val="20"/>
          <w:szCs w:val="20"/>
        </w:rPr>
        <w:t xml:space="preserve">the </w:t>
      </w:r>
      <w:r w:rsidR="003927C1" w:rsidRPr="003B2415">
        <w:rPr>
          <w:rFonts w:ascii="Arial" w:hAnsi="Arial" w:cs="Arial"/>
          <w:sz w:val="20"/>
          <w:szCs w:val="20"/>
        </w:rPr>
        <w:t>embedding units during training</w:t>
      </w:r>
      <w:r w:rsidR="00B67AA1" w:rsidRPr="003B2415">
        <w:rPr>
          <w:rFonts w:ascii="Arial" w:hAnsi="Arial" w:cs="Arial"/>
          <w:sz w:val="20"/>
          <w:szCs w:val="20"/>
        </w:rPr>
        <w:t>.</w:t>
      </w:r>
      <w:r w:rsidR="003927C1" w:rsidRPr="003B2415">
        <w:rPr>
          <w:rFonts w:ascii="Arial" w:hAnsi="Arial" w:cs="Arial"/>
          <w:sz w:val="20"/>
          <w:szCs w:val="20"/>
        </w:rPr>
        <w:t xml:space="preserve"> </w:t>
      </w:r>
      <w:r w:rsidR="031B4B91" w:rsidRPr="031B4B91">
        <w:rPr>
          <w:rFonts w:ascii="Arial" w:hAnsi="Arial" w:cs="Arial"/>
          <w:sz w:val="20"/>
          <w:szCs w:val="20"/>
        </w:rPr>
        <w:t>After this “fine tuning”, we will</w:t>
      </w:r>
      <w:r w:rsidR="0078196A" w:rsidRPr="003B2415">
        <w:rPr>
          <w:rFonts w:ascii="Arial" w:hAnsi="Arial" w:cs="Arial"/>
          <w:sz w:val="20"/>
          <w:szCs w:val="20"/>
        </w:rPr>
        <w:t xml:space="preserve"> test the RNN behavior on task trials and allow </w:t>
      </w:r>
      <w:r w:rsidR="003927C1" w:rsidRPr="003B2415">
        <w:rPr>
          <w:rFonts w:ascii="Arial" w:hAnsi="Arial" w:cs="Arial"/>
          <w:sz w:val="20"/>
          <w:szCs w:val="20"/>
        </w:rPr>
        <w:t xml:space="preserve">the activity of the embedding units </w:t>
      </w:r>
      <w:r w:rsidR="0078196A" w:rsidRPr="003B2415">
        <w:rPr>
          <w:rFonts w:ascii="Arial" w:hAnsi="Arial" w:cs="Arial"/>
          <w:sz w:val="20"/>
          <w:szCs w:val="20"/>
        </w:rPr>
        <w:t xml:space="preserve">to be adjusted </w:t>
      </w:r>
      <w:r w:rsidR="003927C1" w:rsidRPr="003B2415">
        <w:rPr>
          <w:rFonts w:ascii="Arial" w:hAnsi="Arial" w:cs="Arial"/>
          <w:sz w:val="20"/>
          <w:szCs w:val="20"/>
        </w:rPr>
        <w:t xml:space="preserve">dynamically </w:t>
      </w:r>
      <w:r w:rsidR="00555F33" w:rsidRPr="003B2415">
        <w:rPr>
          <w:rFonts w:ascii="Arial" w:hAnsi="Arial" w:cs="Arial"/>
          <w:sz w:val="20"/>
          <w:szCs w:val="20"/>
        </w:rPr>
        <w:t>through</w:t>
      </w:r>
      <w:r w:rsidR="003927C1" w:rsidRPr="003B2415">
        <w:rPr>
          <w:rFonts w:ascii="Arial" w:hAnsi="Arial" w:cs="Arial"/>
          <w:sz w:val="20"/>
          <w:szCs w:val="20"/>
        </w:rPr>
        <w:t xml:space="preserve"> feedback</w:t>
      </w:r>
      <w:r w:rsidR="0078196A" w:rsidRPr="003B2415">
        <w:rPr>
          <w:rFonts w:ascii="Arial" w:hAnsi="Arial" w:cs="Arial"/>
          <w:sz w:val="20"/>
          <w:szCs w:val="20"/>
        </w:rPr>
        <w:t xml:space="preserve"> from trial stimuli and rewards</w:t>
      </w:r>
      <w:r w:rsidR="003927C1" w:rsidRPr="003B2415">
        <w:rPr>
          <w:rFonts w:ascii="Arial" w:hAnsi="Arial" w:cs="Arial"/>
          <w:sz w:val="20"/>
          <w:szCs w:val="20"/>
        </w:rPr>
        <w:t xml:space="preserve">, i.e. </w:t>
      </w:r>
      <w:r w:rsidR="00690EFC" w:rsidRPr="003B2415">
        <w:rPr>
          <w:rFonts w:ascii="Arial" w:hAnsi="Arial" w:cs="Arial"/>
          <w:sz w:val="20"/>
          <w:szCs w:val="20"/>
        </w:rPr>
        <w:t>through gradient</w:t>
      </w:r>
      <w:r w:rsidR="003927C1" w:rsidRPr="003B2415">
        <w:rPr>
          <w:rFonts w:ascii="Arial" w:hAnsi="Arial" w:cs="Arial"/>
          <w:sz w:val="20"/>
          <w:szCs w:val="20"/>
        </w:rPr>
        <w:t xml:space="preserve"> descent</w:t>
      </w:r>
      <w:r w:rsidR="00690EFC" w:rsidRPr="003B2415">
        <w:rPr>
          <w:rFonts w:ascii="Arial" w:hAnsi="Arial" w:cs="Arial"/>
          <w:sz w:val="20"/>
          <w:szCs w:val="20"/>
        </w:rPr>
        <w:t xml:space="preserve"> updates</w:t>
      </w:r>
      <w:r w:rsidR="00E87F4A" w:rsidRPr="00E87F4A">
        <w:t xml:space="preserve"> </w:t>
      </w:r>
      <w:r w:rsidR="00E87F4A" w:rsidRPr="00E87F4A">
        <w:rPr>
          <w:rFonts w:ascii="Arial" w:hAnsi="Arial" w:cs="Arial"/>
          <w:sz w:val="20"/>
          <w:szCs w:val="20"/>
        </w:rPr>
        <w:t xml:space="preserve">absent </w:t>
      </w:r>
      <w:r w:rsidR="00E87F4A">
        <w:rPr>
          <w:rFonts w:ascii="Arial" w:hAnsi="Arial" w:cs="Arial"/>
          <w:sz w:val="20"/>
          <w:szCs w:val="20"/>
        </w:rPr>
        <w:t>(</w:t>
      </w:r>
      <w:r w:rsidR="00E87F4A" w:rsidRPr="00E87F4A">
        <w:rPr>
          <w:rFonts w:ascii="Arial" w:hAnsi="Arial" w:cs="Arial"/>
          <w:sz w:val="20"/>
          <w:szCs w:val="20"/>
        </w:rPr>
        <w:t>in base model</w:t>
      </w:r>
      <w:r w:rsidR="00E87F4A">
        <w:rPr>
          <w:rFonts w:ascii="Arial" w:hAnsi="Arial" w:cs="Arial"/>
          <w:sz w:val="20"/>
          <w:szCs w:val="20"/>
        </w:rPr>
        <w:t>)</w:t>
      </w:r>
      <w:r w:rsidR="00690EFC" w:rsidRPr="003B2415">
        <w:rPr>
          <w:rFonts w:ascii="Arial" w:hAnsi="Arial" w:cs="Arial"/>
          <w:sz w:val="20"/>
          <w:szCs w:val="20"/>
        </w:rPr>
        <w:t xml:space="preserve"> </w:t>
      </w:r>
      <w:r w:rsidR="0088079D">
        <w:rPr>
          <w:rFonts w:ascii="Arial" w:hAnsi="Arial" w:cs="Arial"/>
          <w:sz w:val="20"/>
          <w:szCs w:val="20"/>
        </w:rPr>
        <w:fldChar w:fldCharType="begin"/>
      </w:r>
      <w:r w:rsidR="002A7213">
        <w:rPr>
          <w:rFonts w:ascii="Arial" w:hAnsi="Arial" w:cs="Arial"/>
          <w:sz w:val="20"/>
          <w:szCs w:val="20"/>
        </w:rPr>
        <w:instrText xml:space="preserve"> ADDIN EN.CITE &lt;EndNote&gt;&lt;Cite&gt;&lt;Author&gt;Hummos&lt;/Author&gt;&lt;Year&gt;2024&lt;/Year&gt;&lt;RecNum&gt;226&lt;/RecNum&gt;&lt;DisplayText&gt;&lt;style face="superscript"&gt;39&lt;/style&gt;&lt;/DisplayText&gt;&lt;record&gt;&lt;rec-number&gt;226&lt;/rec-number&gt;&lt;foreign-keys&gt;&lt;key app="EN" db-id="xrp5dt9p9p0rr9exz935twzaeaveax2asdvx" timestamp="1730731384"&gt;226&lt;/key&gt;&lt;/foreign-keys&gt;&lt;ref-type name="Journal Article"&gt;17&lt;/ref-type&gt;&lt;contributors&gt;&lt;authors&gt;&lt;author&gt;Hummos, A.&lt;/author&gt;&lt;author&gt;del Rio, F.&lt;/author&gt;&lt;author&gt;Wang, B. M.&lt;/author&gt;&lt;author&gt;Hurtado, J.&lt;/author&gt;&lt;author&gt;Calderon, C. B.&lt;/author&gt;&lt;author&gt;Yang, G. R.&lt;/author&gt;&lt;/authors&gt;&lt;/contributors&gt;&lt;titles&gt;&lt;title&gt;Gradient-based inference of abstract task representations for generalization in neural networks&lt;/title&gt;&lt;secondary-title&gt;arXiv:2407.17356&lt;/secondary-title&gt;&lt;/titles&gt;&lt;periodical&gt;&lt;full-title&gt;arXiv:2407.17356&lt;/full-title&gt;&lt;/periodical&gt;&lt;dates&gt;&lt;year&gt;2024&lt;/year&gt;&lt;/dates&gt;&lt;urls&gt;&lt;/urls&gt;&lt;electronic-resource-num&gt;https://doi.org/10.48550/arXiv.2407.17356&lt;/electronic-resource-num&gt;&lt;/record&gt;&lt;/Cite&gt;&lt;/EndNote&gt;</w:instrText>
      </w:r>
      <w:r w:rsidR="0088079D">
        <w:rPr>
          <w:rFonts w:ascii="Arial" w:hAnsi="Arial" w:cs="Arial"/>
          <w:sz w:val="20"/>
          <w:szCs w:val="20"/>
        </w:rPr>
        <w:fldChar w:fldCharType="separate"/>
      </w:r>
      <w:r w:rsidR="002A7213" w:rsidRPr="002A7213">
        <w:rPr>
          <w:rFonts w:ascii="Arial" w:hAnsi="Arial" w:cs="Arial"/>
          <w:noProof/>
          <w:sz w:val="20"/>
          <w:szCs w:val="20"/>
          <w:vertAlign w:val="superscript"/>
        </w:rPr>
        <w:t>39</w:t>
      </w:r>
      <w:r w:rsidR="0088079D">
        <w:rPr>
          <w:rFonts w:ascii="Arial" w:hAnsi="Arial" w:cs="Arial"/>
          <w:sz w:val="20"/>
          <w:szCs w:val="20"/>
        </w:rPr>
        <w:fldChar w:fldCharType="end"/>
      </w:r>
      <w:r w:rsidR="0F012B97" w:rsidRPr="0F012B97">
        <w:rPr>
          <w:rFonts w:ascii="Arial" w:hAnsi="Arial" w:cs="Arial"/>
          <w:sz w:val="20"/>
          <w:szCs w:val="20"/>
        </w:rPr>
        <w:t>.</w:t>
      </w:r>
    </w:p>
    <w:p w14:paraId="2F50024C" w14:textId="1754D9DF" w:rsidR="00870539" w:rsidRPr="006A0173" w:rsidRDefault="00870539" w:rsidP="00D5030A">
      <w:pPr>
        <w:jc w:val="both"/>
        <w:rPr>
          <w:rFonts w:ascii="Arial" w:hAnsi="Arial" w:cs="Arial"/>
          <w:sz w:val="12"/>
          <w:szCs w:val="12"/>
        </w:rPr>
      </w:pPr>
    </w:p>
    <w:p w14:paraId="5C8DD97C" w14:textId="21CEFAD2" w:rsidR="00511381" w:rsidRPr="003B2415" w:rsidRDefault="00D5030A" w:rsidP="00D5030A">
      <w:pPr>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8241" behindDoc="0" locked="0" layoutInCell="1" allowOverlap="1" wp14:anchorId="5D8948CE" wp14:editId="2CE592C7">
                <wp:simplePos x="0" y="0"/>
                <wp:positionH relativeFrom="column">
                  <wp:posOffset>3100291</wp:posOffset>
                </wp:positionH>
                <wp:positionV relativeFrom="paragraph">
                  <wp:posOffset>1657820</wp:posOffset>
                </wp:positionV>
                <wp:extent cx="2929255" cy="1310640"/>
                <wp:effectExtent l="0" t="0" r="4445" b="0"/>
                <wp:wrapTight wrapText="bothSides">
                  <wp:wrapPolygon edited="0">
                    <wp:start x="0" y="0"/>
                    <wp:lineTo x="0" y="21349"/>
                    <wp:lineTo x="21539" y="21349"/>
                    <wp:lineTo x="21539" y="0"/>
                    <wp:lineTo x="0" y="0"/>
                  </wp:wrapPolygon>
                </wp:wrapTight>
                <wp:docPr id="1253070762" name="Text Box 2"/>
                <wp:cNvGraphicFramePr/>
                <a:graphic xmlns:a="http://schemas.openxmlformats.org/drawingml/2006/main">
                  <a:graphicData uri="http://schemas.microsoft.com/office/word/2010/wordprocessingShape">
                    <wps:wsp>
                      <wps:cNvSpPr txBox="1"/>
                      <wps:spPr>
                        <a:xfrm>
                          <a:off x="0" y="0"/>
                          <a:ext cx="2929255" cy="1310640"/>
                        </a:xfrm>
                        <a:prstGeom prst="rect">
                          <a:avLst/>
                        </a:prstGeom>
                        <a:solidFill>
                          <a:schemeClr val="lt1"/>
                        </a:solidFill>
                        <a:ln w="6350">
                          <a:noFill/>
                        </a:ln>
                      </wps:spPr>
                      <wps:txbx>
                        <w:txbxContent>
                          <w:p w14:paraId="69F29578" w14:textId="73FBC46A" w:rsidR="00870539" w:rsidRPr="003978CC" w:rsidRDefault="00870539" w:rsidP="00870539">
                            <w:pPr>
                              <w:jc w:val="both"/>
                              <w:rPr>
                                <w:rFonts w:ascii="Calibri" w:hAnsi="Calibri" w:cs="Calibri"/>
                                <w:sz w:val="16"/>
                                <w:szCs w:val="16"/>
                                <w:lang w:val="en-GB"/>
                              </w:rPr>
                            </w:pPr>
                            <w:r w:rsidRPr="00D5030A">
                              <w:rPr>
                                <w:rFonts w:ascii="Arial" w:hAnsi="Arial" w:cs="Arial"/>
                                <w:b/>
                                <w:bCs/>
                                <w:sz w:val="15"/>
                                <w:szCs w:val="15"/>
                                <w:lang w:val="en-GB"/>
                              </w:rPr>
                              <w:t>Fig.</w:t>
                            </w:r>
                            <w:r w:rsidRPr="00D5030A" w:rsidDel="00FC203D">
                              <w:rPr>
                                <w:rFonts w:ascii="Arial" w:hAnsi="Arial" w:cs="Arial"/>
                                <w:b/>
                                <w:bCs/>
                                <w:sz w:val="15"/>
                                <w:szCs w:val="15"/>
                                <w:lang w:val="en-GB"/>
                              </w:rPr>
                              <w:t xml:space="preserve"> </w:t>
                            </w:r>
                            <w:r w:rsidR="00FC203D" w:rsidRPr="00D5030A">
                              <w:rPr>
                                <w:rFonts w:ascii="Arial" w:hAnsi="Arial" w:cs="Arial"/>
                                <w:b/>
                                <w:bCs/>
                                <w:sz w:val="15"/>
                                <w:szCs w:val="15"/>
                                <w:lang w:val="en-GB"/>
                              </w:rPr>
                              <w:t xml:space="preserve">5 </w:t>
                            </w:r>
                            <w:r w:rsidRPr="00D5030A">
                              <w:rPr>
                                <w:rFonts w:ascii="Arial" w:hAnsi="Arial" w:cs="Arial"/>
                                <w:b/>
                                <w:bCs/>
                                <w:sz w:val="15"/>
                                <w:szCs w:val="15"/>
                                <w:lang w:val="en-GB"/>
                              </w:rPr>
                              <w:t>Within-trial adjustments in neural decision signals and behaviour in Fischer et al., 2018 and Kirschner et al., 2024</w:t>
                            </w:r>
                            <w:r w:rsidRPr="00D5030A">
                              <w:rPr>
                                <w:rFonts w:ascii="Arial" w:hAnsi="Arial" w:cs="Arial"/>
                                <w:sz w:val="15"/>
                                <w:szCs w:val="15"/>
                                <w:lang w:val="en-GB"/>
                              </w:rPr>
                              <w:t xml:space="preserve">. Post-error reduction of interference (PERI) is seen in the beta signal </w:t>
                            </w:r>
                            <w:r w:rsidRPr="00D5030A">
                              <w:rPr>
                                <w:rFonts w:ascii="Arial" w:hAnsi="Arial" w:cs="Arial"/>
                                <w:b/>
                                <w:bCs/>
                                <w:sz w:val="15"/>
                                <w:szCs w:val="15"/>
                                <w:lang w:val="en-GB"/>
                              </w:rPr>
                              <w:t xml:space="preserve">(A) </w:t>
                            </w:r>
                            <w:r w:rsidRPr="00D5030A">
                              <w:rPr>
                                <w:rFonts w:ascii="Arial" w:hAnsi="Arial" w:cs="Arial"/>
                                <w:sz w:val="15"/>
                                <w:szCs w:val="15"/>
                                <w:lang w:val="en-GB"/>
                              </w:rPr>
                              <w:t xml:space="preserve">and in the behaviour </w:t>
                            </w:r>
                            <w:r w:rsidRPr="00D5030A">
                              <w:rPr>
                                <w:rFonts w:ascii="Arial" w:hAnsi="Arial" w:cs="Arial"/>
                                <w:b/>
                                <w:bCs/>
                                <w:sz w:val="15"/>
                                <w:szCs w:val="15"/>
                                <w:lang w:val="en-GB"/>
                              </w:rPr>
                              <w:t>(B)</w:t>
                            </w:r>
                            <w:r w:rsidRPr="00D5030A">
                              <w:rPr>
                                <w:rFonts w:ascii="Arial" w:hAnsi="Arial" w:cs="Arial"/>
                                <w:sz w:val="15"/>
                                <w:szCs w:val="15"/>
                                <w:lang w:val="en-GB"/>
                              </w:rPr>
                              <w:t xml:space="preserve">. This highlights BPL’s ability to track trial-wise adaptations in cognitive control. </w:t>
                            </w:r>
                            <w:r w:rsidRPr="00D5030A">
                              <w:rPr>
                                <w:rFonts w:ascii="Arial" w:hAnsi="Arial" w:cs="Arial"/>
                                <w:b/>
                                <w:bCs/>
                                <w:sz w:val="15"/>
                                <w:szCs w:val="15"/>
                                <w:lang w:val="en-GB"/>
                              </w:rPr>
                              <w:t xml:space="preserve">(C) </w:t>
                            </w:r>
                            <w:r w:rsidRPr="00D5030A">
                              <w:rPr>
                                <w:rFonts w:ascii="Arial" w:hAnsi="Arial" w:cs="Arial"/>
                                <w:sz w:val="15"/>
                                <w:szCs w:val="15"/>
                                <w:lang w:val="en-GB"/>
                              </w:rPr>
                              <w:t>Beta power lateralization around the response decreased with increasing RTs. This is in line with predictions of the</w:t>
                            </w:r>
                            <w:r w:rsidRPr="00D5030A">
                              <w:rPr>
                                <w:rFonts w:ascii="Arial" w:hAnsi="Arial" w:cs="Arial"/>
                                <w:kern w:val="0"/>
                                <w:sz w:val="15"/>
                                <w:szCs w:val="15"/>
                                <w:lang w:val="en-GB"/>
                              </w:rPr>
                              <w:t xml:space="preserve"> </w:t>
                            </w:r>
                            <w:r w:rsidRPr="00D5030A">
                              <w:rPr>
                                <w:rFonts w:ascii="Arial" w:hAnsi="Arial" w:cs="Arial"/>
                                <w:sz w:val="15"/>
                                <w:szCs w:val="15"/>
                                <w:lang w:val="en-GB"/>
                              </w:rPr>
                              <w:t>DDM with collapsing decision thresholds, a process wherein the decision boundary reduces over time. These results suggest that peak BPL around the response may serve as a neural proxy for the decision threshold.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948CE" id="_x0000_s1030" type="#_x0000_t202" style="position:absolute;left:0;text-align:left;margin-left:244.1pt;margin-top:130.55pt;width:230.65pt;height:103.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" fillcolor="white [3201]" stroked="f" strokeweight=".5pt">
                <v:textbox>
                  <w:txbxContent>
                    <w:p w14:paraId="69F29578" w14:textId="73FBC46A" w:rsidR="00870539" w:rsidRPr="003978CC" w:rsidRDefault="00870539" w:rsidP="00870539">
                      <w:pPr>
                        <w:jc w:val="both"/>
                        <w:rPr>
                          <w:rFonts w:ascii="Calibri" w:hAnsi="Calibri" w:cs="Calibri"/>
                          <w:sz w:val="16"/>
                          <w:szCs w:val="16"/>
                          <w:lang w:val="en-GB"/>
                        </w:rPr>
                      </w:pPr>
                      <w:r w:rsidRPr="00D5030A">
                        <w:rPr>
                          <w:rFonts w:ascii="Arial" w:hAnsi="Arial" w:cs="Arial"/>
                          <w:b/>
                          <w:bCs/>
                          <w:sz w:val="15"/>
                          <w:szCs w:val="15"/>
                          <w:lang w:val="en-GB"/>
                        </w:rPr>
                        <w:t>Fig.</w:t>
                      </w:r>
                      <w:r w:rsidRPr="00D5030A" w:rsidDel="00FC203D">
                        <w:rPr>
                          <w:rFonts w:ascii="Arial" w:hAnsi="Arial" w:cs="Arial"/>
                          <w:b/>
                          <w:bCs/>
                          <w:sz w:val="15"/>
                          <w:szCs w:val="15"/>
                          <w:lang w:val="en-GB"/>
                        </w:rPr>
                        <w:t xml:space="preserve"> </w:t>
                      </w:r>
                      <w:r w:rsidR="00FC203D" w:rsidRPr="00D5030A">
                        <w:rPr>
                          <w:rFonts w:ascii="Arial" w:hAnsi="Arial" w:cs="Arial"/>
                          <w:b/>
                          <w:bCs/>
                          <w:sz w:val="15"/>
                          <w:szCs w:val="15"/>
                          <w:lang w:val="en-GB"/>
                        </w:rPr>
                        <w:t xml:space="preserve">5 </w:t>
                      </w:r>
                      <w:r w:rsidRPr="00D5030A">
                        <w:rPr>
                          <w:rFonts w:ascii="Arial" w:hAnsi="Arial" w:cs="Arial"/>
                          <w:b/>
                          <w:bCs/>
                          <w:sz w:val="15"/>
                          <w:szCs w:val="15"/>
                          <w:lang w:val="en-GB"/>
                        </w:rPr>
                        <w:t>Within-trial adjustments in neural decision signals and behaviour in Fischer et al., 2018 and Kirschner et al., 2024</w:t>
                      </w:r>
                      <w:r w:rsidRPr="00D5030A">
                        <w:rPr>
                          <w:rFonts w:ascii="Arial" w:hAnsi="Arial" w:cs="Arial"/>
                          <w:sz w:val="15"/>
                          <w:szCs w:val="15"/>
                          <w:lang w:val="en-GB"/>
                        </w:rPr>
                        <w:t xml:space="preserve">. Post-error reduction of interference (PERI) is seen in the beta signal </w:t>
                      </w:r>
                      <w:r w:rsidRPr="00D5030A">
                        <w:rPr>
                          <w:rFonts w:ascii="Arial" w:hAnsi="Arial" w:cs="Arial"/>
                          <w:b/>
                          <w:bCs/>
                          <w:sz w:val="15"/>
                          <w:szCs w:val="15"/>
                          <w:lang w:val="en-GB"/>
                        </w:rPr>
                        <w:t xml:space="preserve">(A) </w:t>
                      </w:r>
                      <w:r w:rsidRPr="00D5030A">
                        <w:rPr>
                          <w:rFonts w:ascii="Arial" w:hAnsi="Arial" w:cs="Arial"/>
                          <w:sz w:val="15"/>
                          <w:szCs w:val="15"/>
                          <w:lang w:val="en-GB"/>
                        </w:rPr>
                        <w:t xml:space="preserve">and in the behaviour </w:t>
                      </w:r>
                      <w:r w:rsidRPr="00D5030A">
                        <w:rPr>
                          <w:rFonts w:ascii="Arial" w:hAnsi="Arial" w:cs="Arial"/>
                          <w:b/>
                          <w:bCs/>
                          <w:sz w:val="15"/>
                          <w:szCs w:val="15"/>
                          <w:lang w:val="en-GB"/>
                        </w:rPr>
                        <w:t>(B)</w:t>
                      </w:r>
                      <w:r w:rsidRPr="00D5030A">
                        <w:rPr>
                          <w:rFonts w:ascii="Arial" w:hAnsi="Arial" w:cs="Arial"/>
                          <w:sz w:val="15"/>
                          <w:szCs w:val="15"/>
                          <w:lang w:val="en-GB"/>
                        </w:rPr>
                        <w:t xml:space="preserve">. This highlights BPL’s ability to track trial-wise adaptations in cognitive control. </w:t>
                      </w:r>
                      <w:r w:rsidRPr="00D5030A">
                        <w:rPr>
                          <w:rFonts w:ascii="Arial" w:hAnsi="Arial" w:cs="Arial"/>
                          <w:b/>
                          <w:bCs/>
                          <w:sz w:val="15"/>
                          <w:szCs w:val="15"/>
                          <w:lang w:val="en-GB"/>
                        </w:rPr>
                        <w:t xml:space="preserve">(C) </w:t>
                      </w:r>
                      <w:r w:rsidRPr="00D5030A">
                        <w:rPr>
                          <w:rFonts w:ascii="Arial" w:hAnsi="Arial" w:cs="Arial"/>
                          <w:sz w:val="15"/>
                          <w:szCs w:val="15"/>
                          <w:lang w:val="en-GB"/>
                        </w:rPr>
                        <w:t>Beta power lateralization around the response decreased with increasing RTs. This is in line with predictions of the</w:t>
                      </w:r>
                      <w:r w:rsidRPr="00D5030A">
                        <w:rPr>
                          <w:rFonts w:ascii="Arial" w:hAnsi="Arial" w:cs="Arial"/>
                          <w:kern w:val="0"/>
                          <w:sz w:val="15"/>
                          <w:szCs w:val="15"/>
                          <w:lang w:val="en-GB"/>
                        </w:rPr>
                        <w:t xml:space="preserve"> </w:t>
                      </w:r>
                      <w:r w:rsidRPr="00D5030A">
                        <w:rPr>
                          <w:rFonts w:ascii="Arial" w:hAnsi="Arial" w:cs="Arial"/>
                          <w:sz w:val="15"/>
                          <w:szCs w:val="15"/>
                          <w:lang w:val="en-GB"/>
                        </w:rPr>
                        <w:t>DDM with collapsing decision thresholds, a process wherein the decision boundary reduces over time. These results suggest that peak BPL around the response may serve as a neural proxy for the decision threshold.</w:t>
                      </w:r>
                    </w:p>
                  </w:txbxContent>
                </v:textbox>
                <w10:wrap type="tight"/>
              </v:shape>
            </w:pict>
          </mc:Fallback>
        </mc:AlternateContent>
      </w:r>
      <w:r w:rsidR="0F012B97" w:rsidRPr="003B2415">
        <w:rPr>
          <w:rFonts w:ascii="Arial" w:hAnsi="Arial" w:cs="Arial"/>
          <w:sz w:val="20"/>
          <w:szCs w:val="20"/>
        </w:rPr>
        <w:t xml:space="preserve">The updates of embedding unit activations can be thought of as an inference process, whereby the network “infers” the underlying latent state, and indeed such updates can be used to infer the generative mean of an underlying latent variable (Fig </w:t>
      </w:r>
      <w:r w:rsidR="001648D6">
        <w:rPr>
          <w:rFonts w:ascii="Arial" w:hAnsi="Arial" w:cs="Arial"/>
          <w:sz w:val="20"/>
          <w:szCs w:val="20"/>
        </w:rPr>
        <w:t>1</w:t>
      </w:r>
      <w:r w:rsidR="0F012B97" w:rsidRPr="003B2415">
        <w:rPr>
          <w:rFonts w:ascii="Arial" w:hAnsi="Arial" w:cs="Arial"/>
          <w:sz w:val="20"/>
          <w:szCs w:val="20"/>
        </w:rPr>
        <w:t>). However, this inference also affects how information flows through the RNN, since a change in the latent embedding units will alter which units in the network are suprathreshold, and thereby sensitive to incoming information, either from inputs or other RNN units. Thus, a change in which latent embedding unit is active can alter the subnetwork through which inputs are interpreted and translated into outputs, thereby affording a mechanism that could enable broad tuning favoring generalization in one regime, and more specialized representation limiting interference in another. However, the utility of separating processing into different subnetworks like this depends on the task and what is represented in the latent embedding units</w:t>
      </w:r>
      <w:ins w:id="6" w:author="mattnassar@gmail.com" w:date="2024-11-10T14:47:00Z" w16du:dateUtc="2024-11-10T19:47:00Z">
        <w:r w:rsidR="00D26ACC">
          <w:rPr>
            <w:rFonts w:ascii="Arial" w:hAnsi="Arial" w:cs="Arial"/>
            <w:sz w:val="20"/>
            <w:szCs w:val="20"/>
          </w:rPr>
          <w:t>.</w:t>
        </w:r>
      </w:ins>
      <w:del w:id="7" w:author="mattnassar@gmail.com" w:date="2024-11-10T14:47:00Z" w16du:dateUtc="2024-11-10T19:47:00Z">
        <w:r w:rsidR="0F012B97" w:rsidRPr="003B2415" w:rsidDel="00D26ACC">
          <w:rPr>
            <w:rFonts w:ascii="Arial" w:hAnsi="Arial" w:cs="Arial"/>
            <w:sz w:val="20"/>
            <w:szCs w:val="20"/>
          </w:rPr>
          <w:delText>,</w:delText>
        </w:r>
      </w:del>
      <w:r w:rsidR="0F012B97" w:rsidRPr="003B2415">
        <w:rPr>
          <w:rFonts w:ascii="Arial" w:hAnsi="Arial" w:cs="Arial"/>
          <w:sz w:val="20"/>
          <w:szCs w:val="20"/>
        </w:rPr>
        <w:t xml:space="preserve"> </w:t>
      </w:r>
      <w:ins w:id="8" w:author="mattnassar@gmail.com" w:date="2024-11-10T14:47:00Z" w16du:dateUtc="2024-11-10T19:47:00Z">
        <w:r w:rsidR="00D26ACC">
          <w:rPr>
            <w:rFonts w:ascii="Arial" w:hAnsi="Arial" w:cs="Arial"/>
            <w:sz w:val="20"/>
            <w:szCs w:val="20"/>
          </w:rPr>
          <w:t>T</w:t>
        </w:r>
      </w:ins>
      <w:del w:id="9" w:author="mattnassar@gmail.com" w:date="2024-11-10T14:47:00Z" w16du:dateUtc="2024-11-10T19:47:00Z">
        <w:r w:rsidR="0F012B97" w:rsidRPr="003B2415" w:rsidDel="00D26ACC">
          <w:rPr>
            <w:rFonts w:ascii="Arial" w:hAnsi="Arial" w:cs="Arial"/>
            <w:sz w:val="20"/>
            <w:szCs w:val="20"/>
          </w:rPr>
          <w:delText>and t</w:delText>
        </w:r>
      </w:del>
      <w:r w:rsidR="0F012B97" w:rsidRPr="003B2415">
        <w:rPr>
          <w:rFonts w:ascii="Arial" w:hAnsi="Arial" w:cs="Arial"/>
          <w:sz w:val="20"/>
          <w:szCs w:val="20"/>
        </w:rPr>
        <w:t>hus</w:t>
      </w:r>
      <w:ins w:id="10" w:author="mattnassar@gmail.com" w:date="2024-11-10T14:47:00Z" w16du:dateUtc="2024-11-10T19:47:00Z">
        <w:r w:rsidR="00D26ACC">
          <w:rPr>
            <w:rFonts w:ascii="Arial" w:hAnsi="Arial" w:cs="Arial"/>
            <w:sz w:val="20"/>
            <w:szCs w:val="20"/>
          </w:rPr>
          <w:t>,</w:t>
        </w:r>
      </w:ins>
      <w:r w:rsidR="0F012B97" w:rsidRPr="003B2415">
        <w:rPr>
          <w:rFonts w:ascii="Arial" w:hAnsi="Arial" w:cs="Arial"/>
          <w:sz w:val="20"/>
          <w:szCs w:val="20"/>
        </w:rPr>
        <w:t xml:space="preserve"> a primary goal of the theoretically motivated embeddings is to determine which embeddings enable behavioral improvements, and to ask whether these embeddings lead to control behaviors and dynamics well-matched to </w:t>
      </w:r>
      <w:ins w:id="11" w:author="mattnassar@gmail.com" w:date="2024-11-10T14:48:00Z" w16du:dateUtc="2024-11-10T19:48:00Z">
        <w:r w:rsidR="00D26ACC">
          <w:rPr>
            <w:rFonts w:ascii="Arial" w:hAnsi="Arial" w:cs="Arial"/>
            <w:sz w:val="20"/>
            <w:szCs w:val="20"/>
          </w:rPr>
          <w:t xml:space="preserve">those of </w:t>
        </w:r>
      </w:ins>
      <w:r w:rsidR="0F012B97" w:rsidRPr="003B2415">
        <w:rPr>
          <w:rFonts w:ascii="Arial" w:hAnsi="Arial" w:cs="Arial"/>
          <w:sz w:val="20"/>
          <w:szCs w:val="20"/>
        </w:rPr>
        <w:t xml:space="preserve">human participants. </w:t>
      </w:r>
    </w:p>
    <w:p w14:paraId="49A506A1" w14:textId="1EB1C1BE" w:rsidR="00870539" w:rsidRPr="006A0173" w:rsidRDefault="00870539" w:rsidP="00D5030A">
      <w:pPr>
        <w:jc w:val="both"/>
        <w:rPr>
          <w:rFonts w:ascii="Arial" w:hAnsi="Arial" w:cs="Arial"/>
          <w:sz w:val="12"/>
          <w:szCs w:val="12"/>
        </w:rPr>
      </w:pPr>
    </w:p>
    <w:p w14:paraId="7B64DDE5" w14:textId="0B09BB9C" w:rsidR="00597415" w:rsidRPr="003B2415" w:rsidRDefault="00FE6E63" w:rsidP="00D5030A">
      <w:pPr>
        <w:jc w:val="both"/>
        <w:rPr>
          <w:rFonts w:ascii="Arial" w:hAnsi="Arial" w:cs="Arial"/>
          <w:sz w:val="20"/>
          <w:szCs w:val="20"/>
        </w:rPr>
      </w:pPr>
      <w:r>
        <w:rPr>
          <w:rFonts w:ascii="Arial" w:hAnsi="Arial" w:cs="Arial"/>
          <w:sz w:val="20"/>
          <w:szCs w:val="20"/>
        </w:rPr>
        <w:t xml:space="preserve">We </w:t>
      </w:r>
      <w:r w:rsidR="00511381" w:rsidRPr="003B2415">
        <w:rPr>
          <w:rFonts w:ascii="Arial" w:hAnsi="Arial" w:cs="Arial"/>
          <w:sz w:val="20"/>
          <w:szCs w:val="20"/>
        </w:rPr>
        <w:t>will</w:t>
      </w:r>
      <w:r w:rsidR="00D5030A">
        <w:rPr>
          <w:rFonts w:ascii="Arial" w:hAnsi="Arial" w:cs="Arial"/>
          <w:sz w:val="20"/>
          <w:szCs w:val="20"/>
        </w:rPr>
        <w:t xml:space="preserve"> also</w:t>
      </w:r>
      <w:r w:rsidR="00511381" w:rsidRPr="003B2415">
        <w:rPr>
          <w:rFonts w:ascii="Arial" w:hAnsi="Arial" w:cs="Arial"/>
          <w:sz w:val="20"/>
          <w:szCs w:val="20"/>
        </w:rPr>
        <w:t xml:space="preserve"> train a final set of RNNs </w:t>
      </w:r>
      <w:r w:rsidR="0029008F" w:rsidRPr="003B2415">
        <w:rPr>
          <w:rFonts w:ascii="Arial" w:hAnsi="Arial" w:cs="Arial"/>
          <w:sz w:val="20"/>
          <w:szCs w:val="20"/>
        </w:rPr>
        <w:t xml:space="preserve">that </w:t>
      </w:r>
      <w:r w:rsidRPr="003B2415">
        <w:rPr>
          <w:rFonts w:ascii="Arial" w:hAnsi="Arial" w:cs="Arial"/>
          <w:sz w:val="20"/>
          <w:szCs w:val="20"/>
        </w:rPr>
        <w:t xml:space="preserve">learn what to represent in their </w:t>
      </w:r>
      <w:r w:rsidR="0029008F" w:rsidRPr="003B2415">
        <w:rPr>
          <w:rFonts w:ascii="Arial" w:hAnsi="Arial" w:cs="Arial"/>
          <w:sz w:val="20"/>
          <w:szCs w:val="20"/>
        </w:rPr>
        <w:t>latent</w:t>
      </w:r>
      <w:r w:rsidR="00511381" w:rsidRPr="003B2415">
        <w:rPr>
          <w:rFonts w:ascii="Arial" w:hAnsi="Arial" w:cs="Arial"/>
          <w:sz w:val="20"/>
          <w:szCs w:val="20"/>
        </w:rPr>
        <w:t xml:space="preserve"> embeddings directly from the data </w:t>
      </w:r>
      <w:r w:rsidR="00852AF2">
        <w:rPr>
          <w:rFonts w:ascii="Arial" w:hAnsi="Arial" w:cs="Arial"/>
          <w:sz w:val="20"/>
          <w:szCs w:val="20"/>
        </w:rPr>
        <w:fldChar w:fldCharType="begin">
          <w:fldData xml:space="preserve">PEVuZE5vdGU+PENpdGU+PEF1dGhvcj5IdW1tb3M8L0F1dGhvcj48WWVhcj4yMDIzPC9ZZWFyPjxS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PEVuZE5vdGU+PENpdGU+PEF1dGhvcj5IdW1tb3M8L0F1dGhvcj48WWVhcj4yMDIzPC9ZZWFyPjxS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852AF2">
        <w:rPr>
          <w:rFonts w:ascii="Arial" w:hAnsi="Arial" w:cs="Arial"/>
          <w:sz w:val="20"/>
          <w:szCs w:val="20"/>
        </w:rPr>
      </w:r>
      <w:r w:rsidR="00852AF2">
        <w:rPr>
          <w:rFonts w:ascii="Arial" w:hAnsi="Arial" w:cs="Arial"/>
          <w:sz w:val="20"/>
          <w:szCs w:val="20"/>
        </w:rPr>
        <w:fldChar w:fldCharType="separate"/>
      </w:r>
      <w:r w:rsidR="002A7213" w:rsidRPr="002A7213">
        <w:rPr>
          <w:rFonts w:ascii="Arial" w:hAnsi="Arial" w:cs="Arial"/>
          <w:noProof/>
          <w:sz w:val="20"/>
          <w:szCs w:val="20"/>
          <w:vertAlign w:val="superscript"/>
        </w:rPr>
        <w:t>37,69</w:t>
      </w:r>
      <w:r w:rsidR="00852AF2">
        <w:rPr>
          <w:rFonts w:ascii="Arial" w:hAnsi="Arial" w:cs="Arial"/>
          <w:sz w:val="20"/>
          <w:szCs w:val="20"/>
        </w:rPr>
        <w:fldChar w:fldCharType="end"/>
      </w:r>
      <w:r w:rsidR="002503F8">
        <w:rPr>
          <w:rFonts w:ascii="Arial" w:hAnsi="Arial" w:cs="Arial"/>
          <w:sz w:val="20"/>
          <w:szCs w:val="20"/>
        </w:rPr>
        <w:t>.</w:t>
      </w:r>
      <w:r w:rsidR="00511381" w:rsidRPr="003B2415">
        <w:rPr>
          <w:rFonts w:ascii="Arial" w:hAnsi="Arial" w:cs="Arial"/>
          <w:sz w:val="20"/>
          <w:szCs w:val="20"/>
        </w:rPr>
        <w:t xml:space="preserve"> The goal of this set of models is to examine what sort of controllers would emerge if an embedding space with fixed size were available for use in partitioning the RNN into subnetworks.</w:t>
      </w:r>
      <w:r w:rsidR="0029008F" w:rsidRPr="003B2415">
        <w:rPr>
          <w:rFonts w:ascii="Arial" w:hAnsi="Arial" w:cs="Arial"/>
          <w:sz w:val="20"/>
          <w:szCs w:val="20"/>
        </w:rPr>
        <w:t xml:space="preserve"> For example, it would clearly not be useful to divide the RNN into subnetworks according to the arrow direction </w:t>
      </w:r>
      <w:r w:rsidR="0029008F" w:rsidRPr="003B2415">
        <w:rPr>
          <w:rFonts w:ascii="Arial" w:hAnsi="Arial" w:cs="Arial"/>
          <w:sz w:val="20"/>
          <w:szCs w:val="20"/>
        </w:rPr>
        <w:lastRenderedPageBreak/>
        <w:t xml:space="preserve">of one of the flankers, however, one could imagine it might be useful to have different subnetworks to solve congruent and incongruent trials, since these trials differ in the degree to which flanking arrows could be used to determine the correct response. </w:t>
      </w:r>
      <w:r w:rsidR="0029008F">
        <w:rPr>
          <w:rFonts w:ascii="Arial" w:hAnsi="Arial" w:cs="Arial"/>
          <w:sz w:val="20"/>
          <w:szCs w:val="20"/>
        </w:rPr>
        <w:t xml:space="preserve">Our approach to learning latent embeddings from </w:t>
      </w:r>
      <w:r w:rsidR="00735EF5" w:rsidRPr="00735EF5">
        <w:rPr>
          <w:rFonts w:ascii="Arial" w:hAnsi="Arial" w:cs="Arial"/>
          <w:sz w:val="20"/>
          <w:szCs w:val="20"/>
        </w:rPr>
        <w:t xml:space="preserve">data </w:t>
      </w:r>
      <w:r w:rsidR="0029008F" w:rsidRPr="00286050">
        <w:rPr>
          <w:rFonts w:ascii="Arial" w:hAnsi="Arial" w:cs="Arial"/>
          <w:sz w:val="20"/>
          <w:szCs w:val="20"/>
        </w:rPr>
        <w:t>will follow Hummos</w:t>
      </w:r>
      <w:r w:rsidR="00BD1DE5">
        <w:rPr>
          <w:rFonts w:ascii="Arial" w:hAnsi="Arial" w:cs="Arial"/>
          <w:sz w:val="20"/>
          <w:szCs w:val="20"/>
        </w:rPr>
        <w:t xml:space="preserve"> </w:t>
      </w:r>
      <w:r w:rsidR="00BD1DE5">
        <w:rPr>
          <w:rFonts w:ascii="Arial" w:hAnsi="Arial" w:cs="Arial"/>
          <w:sz w:val="20"/>
          <w:szCs w:val="20"/>
        </w:rPr>
        <w:fldChar w:fldCharType="begin"/>
      </w:r>
      <w:r w:rsidR="002A7213">
        <w:rPr>
          <w:rFonts w:ascii="Arial" w:hAnsi="Arial" w:cs="Arial"/>
          <w:sz w:val="20"/>
          <w:szCs w:val="20"/>
        </w:rPr>
        <w:instrText xml:space="preserve"> ADDIN EN.CITE &lt;EndNote&gt;&lt;Cite ExcludeAuth="1"&gt;&lt;Author&gt;Hummos&lt;/Author&gt;&lt;Year&gt;2023&lt;/Year&gt;&lt;RecNum&gt;220&lt;/RecNum&gt;&lt;DisplayText&gt;&lt;style face="superscript"&gt;37&lt;/style&gt;&lt;/DisplayText&gt;&lt;record&gt;&lt;rec-number&gt;220&lt;/rec-number&gt;&lt;foreign-keys&gt;&lt;key app="EN" db-id="xrp5dt9p9p0rr9exz935twzaeaveax2asdvx" timestamp="1730729381"&gt;220&lt;/key&gt;&lt;/foreign-keys&gt;&lt;ref-type name="Conference Paper"&gt;47&lt;/ref-type&gt;&lt;contributors&gt;&lt;authors&gt;&lt;author&gt;Hummos, A.&lt;/author&gt;&lt;/authors&gt;&lt;/contributors&gt;&lt;titles&gt;&lt;title&gt;A brain-inspired algorithm for biologically-plausible continual learning and disentangled representations&lt;/title&gt;&lt;secondary-title&gt;The Eleventh International Conference on Learning Representations. &lt;/secondary-title&gt;&lt;/titles&gt;&lt;dates&gt;&lt;year&gt;2023&lt;/year&gt;&lt;/dates&gt;&lt;urls&gt;&lt;related-urls&gt;&lt;url&gt;https://openreview.net/forum?id=6orC5MvgPBK&lt;/url&gt;&lt;/related-urls&gt;&lt;/urls&gt;&lt;/record&gt;&lt;/Cite&gt;&lt;/EndNote&gt;</w:instrText>
      </w:r>
      <w:r w:rsidR="00BD1DE5">
        <w:rPr>
          <w:rFonts w:ascii="Arial" w:hAnsi="Arial" w:cs="Arial"/>
          <w:sz w:val="20"/>
          <w:szCs w:val="20"/>
        </w:rPr>
        <w:fldChar w:fldCharType="separate"/>
      </w:r>
      <w:r w:rsidR="002A7213" w:rsidRPr="002A7213">
        <w:rPr>
          <w:rFonts w:ascii="Arial" w:hAnsi="Arial" w:cs="Arial"/>
          <w:noProof/>
          <w:sz w:val="20"/>
          <w:szCs w:val="20"/>
          <w:vertAlign w:val="superscript"/>
        </w:rPr>
        <w:t>37</w:t>
      </w:r>
      <w:r w:rsidR="00BD1DE5">
        <w:rPr>
          <w:rFonts w:ascii="Arial" w:hAnsi="Arial" w:cs="Arial"/>
          <w:sz w:val="20"/>
          <w:szCs w:val="20"/>
        </w:rPr>
        <w:fldChar w:fldCharType="end"/>
      </w:r>
      <w:r w:rsidR="004E6C5E">
        <w:rPr>
          <w:rFonts w:ascii="Arial" w:hAnsi="Arial" w:cs="Arial"/>
          <w:sz w:val="20"/>
          <w:szCs w:val="20"/>
        </w:rPr>
        <w:t>,</w:t>
      </w:r>
      <w:r w:rsidR="00735EF5" w:rsidRPr="00286050" w:rsidDel="004E6C5E">
        <w:rPr>
          <w:rFonts w:ascii="Arial" w:hAnsi="Arial" w:cs="Arial"/>
          <w:sz w:val="20"/>
          <w:szCs w:val="20"/>
        </w:rPr>
        <w:t xml:space="preserve"> </w:t>
      </w:r>
      <w:r w:rsidR="0029008F" w:rsidRPr="003B2415">
        <w:rPr>
          <w:rFonts w:ascii="Arial" w:hAnsi="Arial" w:cs="Arial"/>
          <w:sz w:val="20"/>
          <w:szCs w:val="20"/>
        </w:rPr>
        <w:t xml:space="preserve">but in short: </w:t>
      </w:r>
      <w:r w:rsidR="00A30069" w:rsidRPr="003B2415">
        <w:rPr>
          <w:rFonts w:ascii="Arial" w:hAnsi="Arial" w:cs="Arial"/>
          <w:sz w:val="20"/>
          <w:szCs w:val="20"/>
        </w:rPr>
        <w:t xml:space="preserve">traditional RNNs are trained on tasks by updating their weights, a model for slow incremental synaptic plasticity or ‘task learning’. </w:t>
      </w:r>
      <w:r w:rsidR="00D5030A">
        <w:rPr>
          <w:rFonts w:ascii="Arial" w:hAnsi="Arial" w:cs="Arial"/>
          <w:sz w:val="20"/>
          <w:szCs w:val="20"/>
        </w:rPr>
        <w:t>In addition,</w:t>
      </w:r>
      <w:r w:rsidR="00A30069" w:rsidRPr="003B2415">
        <w:rPr>
          <w:rFonts w:ascii="Arial" w:hAnsi="Arial" w:cs="Arial"/>
          <w:sz w:val="20"/>
          <w:szCs w:val="20"/>
        </w:rPr>
        <w:t xml:space="preserve"> we </w:t>
      </w:r>
      <w:r w:rsidR="00D5030A">
        <w:rPr>
          <w:rFonts w:ascii="Arial" w:hAnsi="Arial" w:cs="Arial"/>
          <w:sz w:val="20"/>
          <w:szCs w:val="20"/>
        </w:rPr>
        <w:t xml:space="preserve">will </w:t>
      </w:r>
      <w:r w:rsidR="00A30069" w:rsidRPr="003B2415">
        <w:rPr>
          <w:rFonts w:ascii="Arial" w:hAnsi="Arial" w:cs="Arial"/>
          <w:sz w:val="20"/>
          <w:szCs w:val="20"/>
        </w:rPr>
        <w:t xml:space="preserve">update the embedding units Z also to lower output error as a model of ‘task inference’, or rapidly neural activity-based adjustments </w:t>
      </w:r>
      <w:r w:rsidR="000C5D6C" w:rsidRPr="003B2415">
        <w:rPr>
          <w:rFonts w:ascii="Arial" w:hAnsi="Arial" w:cs="Arial"/>
          <w:sz w:val="20"/>
          <w:szCs w:val="20"/>
        </w:rPr>
        <w:t>to meet current task demands</w:t>
      </w:r>
      <w:r w:rsidR="00A30069" w:rsidRPr="003B2415">
        <w:rPr>
          <w:rFonts w:ascii="Arial" w:hAnsi="Arial" w:cs="Arial"/>
          <w:sz w:val="20"/>
          <w:szCs w:val="20"/>
        </w:rPr>
        <w:t>. Initially, those embedding units have no meaning associated with them, and updating them will have little effect on RNN processing. However, the dynamics of the system emulate an Expectation-Maximization clustering algorithm. Embedding units converge to representing latent variables that impose a useful clustering over task trials</w:t>
      </w:r>
      <w:r w:rsidR="00D5030A">
        <w:rPr>
          <w:rFonts w:ascii="Arial" w:hAnsi="Arial" w:cs="Arial"/>
          <w:sz w:val="20"/>
          <w:szCs w:val="20"/>
        </w:rPr>
        <w:t xml:space="preserve"> (Fig 1)</w:t>
      </w:r>
      <w:r w:rsidR="0029008F" w:rsidRPr="003B2415">
        <w:rPr>
          <w:rFonts w:ascii="Arial" w:hAnsi="Arial" w:cs="Arial"/>
          <w:sz w:val="20"/>
          <w:szCs w:val="20"/>
        </w:rPr>
        <w:t xml:space="preserve">. </w:t>
      </w:r>
    </w:p>
    <w:p w14:paraId="2F926B27" w14:textId="77777777" w:rsidR="00597415" w:rsidRPr="00D5030A" w:rsidRDefault="00597415" w:rsidP="00D5030A">
      <w:pPr>
        <w:jc w:val="both"/>
        <w:rPr>
          <w:rFonts w:ascii="Arial" w:hAnsi="Arial" w:cs="Arial"/>
          <w:sz w:val="10"/>
          <w:szCs w:val="10"/>
        </w:rPr>
      </w:pPr>
    </w:p>
    <w:p w14:paraId="6F0A73B6" w14:textId="24FA40BD" w:rsidR="00C554F1" w:rsidRPr="006A0173" w:rsidRDefault="0029008F" w:rsidP="00D5030A">
      <w:pPr>
        <w:jc w:val="both"/>
        <w:rPr>
          <w:rFonts w:ascii="Arial" w:hAnsi="Arial" w:cs="Arial"/>
          <w:sz w:val="12"/>
          <w:szCs w:val="12"/>
        </w:rPr>
      </w:pPr>
      <w:r w:rsidRPr="003B2415">
        <w:rPr>
          <w:rFonts w:ascii="Arial" w:hAnsi="Arial" w:cs="Arial"/>
          <w:sz w:val="20"/>
          <w:szCs w:val="20"/>
        </w:rPr>
        <w:t xml:space="preserve">After training, all models will perform the </w:t>
      </w:r>
      <w:r w:rsidR="00441F8E" w:rsidRPr="003B2415">
        <w:rPr>
          <w:rFonts w:ascii="Arial" w:hAnsi="Arial" w:cs="Arial"/>
          <w:sz w:val="20"/>
          <w:szCs w:val="20"/>
        </w:rPr>
        <w:t>same flanker task administered to human participants. Model weights will be frozen but embedding units will continue to evolve their activity according to gradients</w:t>
      </w:r>
      <w:r w:rsidR="00176AD5" w:rsidRPr="003B2415">
        <w:rPr>
          <w:rFonts w:ascii="Arial" w:hAnsi="Arial" w:cs="Arial"/>
          <w:sz w:val="20"/>
          <w:szCs w:val="20"/>
        </w:rPr>
        <w:t xml:space="preserve">. Embedding units will be adjusted dynamically every time step. For example, as soon as the flankers and the target appear, gradient descent in the embedding </w:t>
      </w:r>
      <w:r w:rsidR="031B4B91" w:rsidRPr="031B4B91">
        <w:rPr>
          <w:rFonts w:ascii="Arial" w:hAnsi="Arial" w:cs="Arial"/>
          <w:sz w:val="20"/>
          <w:szCs w:val="20"/>
        </w:rPr>
        <w:t>units</w:t>
      </w:r>
      <w:r w:rsidR="00176AD5" w:rsidRPr="003B2415">
        <w:rPr>
          <w:rFonts w:ascii="Arial" w:hAnsi="Arial" w:cs="Arial"/>
          <w:sz w:val="20"/>
          <w:szCs w:val="20"/>
        </w:rPr>
        <w:t xml:space="preserve"> might retrieve a representation of ‘incongruent trial’, if it is a latent variable the RNN learned to </w:t>
      </w:r>
      <w:r w:rsidR="031B4B91" w:rsidRPr="031B4B91">
        <w:rPr>
          <w:rFonts w:ascii="Arial" w:hAnsi="Arial" w:cs="Arial"/>
          <w:sz w:val="20"/>
          <w:szCs w:val="20"/>
        </w:rPr>
        <w:t xml:space="preserve">represent incongruent trials </w:t>
      </w:r>
      <w:r w:rsidR="00176AD5" w:rsidRPr="003B2415">
        <w:rPr>
          <w:rFonts w:ascii="Arial" w:hAnsi="Arial" w:cs="Arial"/>
          <w:sz w:val="20"/>
          <w:szCs w:val="20"/>
        </w:rPr>
        <w:t>during training</w:t>
      </w:r>
      <w:r w:rsidR="00441F8E" w:rsidRPr="003B2415">
        <w:rPr>
          <w:rFonts w:ascii="Arial" w:hAnsi="Arial" w:cs="Arial"/>
          <w:sz w:val="20"/>
          <w:szCs w:val="20"/>
        </w:rPr>
        <w:t>.</w:t>
      </w:r>
    </w:p>
    <w:p w14:paraId="63B65118" w14:textId="77777777" w:rsidR="00605057" w:rsidRPr="006A0173" w:rsidRDefault="00605057" w:rsidP="00D5030A">
      <w:pPr>
        <w:jc w:val="both"/>
        <w:rPr>
          <w:rFonts w:ascii="Arial" w:hAnsi="Arial" w:cs="Arial"/>
          <w:sz w:val="12"/>
          <w:szCs w:val="12"/>
        </w:rPr>
      </w:pPr>
    </w:p>
    <w:p w14:paraId="4020C13B" w14:textId="101BD16A" w:rsidR="00DA5968" w:rsidRDefault="4843042D" w:rsidP="00D5030A">
      <w:pPr>
        <w:jc w:val="both"/>
        <w:rPr>
          <w:rFonts w:ascii="Arial" w:hAnsi="Arial" w:cs="Arial"/>
          <w:sz w:val="20"/>
          <w:szCs w:val="20"/>
        </w:rPr>
      </w:pPr>
      <w:r w:rsidRPr="003B2415">
        <w:rPr>
          <w:rFonts w:ascii="Arial" w:hAnsi="Arial" w:cs="Arial"/>
          <w:sz w:val="20"/>
          <w:szCs w:val="20"/>
        </w:rPr>
        <w:t xml:space="preserve">Human and RNN behavioral data, including both choice and reaction time, will be analyzed with regressions to determine how task variables </w:t>
      </w:r>
      <w:r w:rsidR="00D5030A">
        <w:rPr>
          <w:rFonts w:ascii="Arial" w:hAnsi="Arial" w:cs="Arial"/>
          <w:sz w:val="20"/>
          <w:szCs w:val="20"/>
        </w:rPr>
        <w:t>on</w:t>
      </w:r>
      <w:r w:rsidRPr="003B2415">
        <w:rPr>
          <w:rFonts w:ascii="Arial" w:hAnsi="Arial" w:cs="Arial"/>
          <w:sz w:val="20"/>
          <w:szCs w:val="20"/>
        </w:rPr>
        <w:t xml:space="preserve"> the current trial</w:t>
      </w:r>
      <w:r w:rsidR="00D5030A">
        <w:rPr>
          <w:rFonts w:ascii="Arial" w:hAnsi="Arial" w:cs="Arial"/>
          <w:sz w:val="20"/>
          <w:szCs w:val="20"/>
        </w:rPr>
        <w:t xml:space="preserve"> and</w:t>
      </w:r>
      <w:r w:rsidRPr="003B2415">
        <w:rPr>
          <w:rFonts w:ascii="Arial" w:hAnsi="Arial" w:cs="Arial"/>
          <w:sz w:val="20"/>
          <w:szCs w:val="20"/>
        </w:rPr>
        <w:t xml:space="preserve"> from recent trial history, impact behavior. Furthermore, behavioral data will be fit with a joint RL-DDM model capable of describing both within trial and across trial control effects in terms of reinforcement (i.e., the degree to which recent incongruent trials drive up expectations that control will be necessary) and drift diffusion (i.e., changes in the rate of drift toward the correct boundary or degree of separation between correct and incorrect boundaries). Finally, each RNN provides action output reflecting its moment-to-moment decision variable and a decision time output, which signals when the RNN is ready to output a response and receive feedback reward.</w:t>
      </w:r>
    </w:p>
    <w:p w14:paraId="1BDCEDE3" w14:textId="77777777" w:rsidR="00D5030A" w:rsidRPr="00D5030A" w:rsidRDefault="00D5030A" w:rsidP="00D5030A">
      <w:pPr>
        <w:jc w:val="both"/>
        <w:rPr>
          <w:rFonts w:ascii="Arial" w:hAnsi="Arial" w:cs="Arial"/>
          <w:sz w:val="12"/>
          <w:szCs w:val="12"/>
        </w:rPr>
      </w:pPr>
    </w:p>
    <w:p w14:paraId="3EA7AE9D" w14:textId="261DF203" w:rsidR="00331CA6" w:rsidRPr="003B2415" w:rsidRDefault="00331CA6" w:rsidP="00D5030A">
      <w:pPr>
        <w:jc w:val="both"/>
        <w:rPr>
          <w:rFonts w:ascii="Arial" w:hAnsi="Arial" w:cs="Arial"/>
          <w:sz w:val="20"/>
          <w:szCs w:val="20"/>
        </w:rPr>
      </w:pPr>
      <w:r w:rsidRPr="003B2415">
        <w:rPr>
          <w:rFonts w:ascii="Arial" w:hAnsi="Arial" w:cs="Arial"/>
          <w:sz w:val="20"/>
          <w:szCs w:val="20"/>
        </w:rPr>
        <w:t>We will compare behavior of trained models without latent embeddings to those containing either theoretically motivated or data-driven latent embeddings to test the overarching hypothesis that incorporating updates of latent embedding space can improve the efficiency (</w:t>
      </w:r>
      <w:r w:rsidR="00AA62DE" w:rsidRPr="003B2415" w:rsidDel="00043C50">
        <w:rPr>
          <w:rFonts w:ascii="Arial" w:hAnsi="Arial" w:cs="Arial"/>
          <w:sz w:val="20"/>
          <w:szCs w:val="20"/>
        </w:rPr>
        <w:t>i.e</w:t>
      </w:r>
      <w:r w:rsidR="00043C50" w:rsidRPr="003B2415">
        <w:rPr>
          <w:rFonts w:ascii="Arial" w:hAnsi="Arial" w:cs="Arial"/>
          <w:sz w:val="20"/>
          <w:szCs w:val="20"/>
        </w:rPr>
        <w:t>.</w:t>
      </w:r>
      <w:r w:rsidRPr="003B2415">
        <w:rPr>
          <w:rFonts w:ascii="Arial" w:hAnsi="Arial" w:cs="Arial"/>
          <w:sz w:val="20"/>
          <w:szCs w:val="20"/>
        </w:rPr>
        <w:t xml:space="preserve"> reward rate) in recurrent neural networks. We will then compare the behavior of the models to that of human participants to test if and how latent embeddings can explain signatures of control both within and across trials. Similarly, we will examine within-trial model dynamics and compare </w:t>
      </w:r>
      <w:del w:id="12" w:author="mattnassar@gmail.com" w:date="2024-11-10T14:49:00Z" w16du:dateUtc="2024-11-10T19:49:00Z">
        <w:r w:rsidRPr="003B2415" w:rsidDel="00D26ACC">
          <w:rPr>
            <w:rFonts w:ascii="Arial" w:hAnsi="Arial" w:cs="Arial"/>
            <w:sz w:val="20"/>
            <w:szCs w:val="20"/>
          </w:rPr>
          <w:delText xml:space="preserve">it </w:delText>
        </w:r>
      </w:del>
      <w:ins w:id="13" w:author="mattnassar@gmail.com" w:date="2024-11-10T14:49:00Z" w16du:dateUtc="2024-11-10T19:49:00Z">
        <w:r w:rsidR="00D26ACC">
          <w:rPr>
            <w:rFonts w:ascii="Arial" w:hAnsi="Arial" w:cs="Arial"/>
            <w:sz w:val="20"/>
            <w:szCs w:val="20"/>
          </w:rPr>
          <w:t>them</w:t>
        </w:r>
        <w:r w:rsidR="00D26ACC" w:rsidRPr="003B2415">
          <w:rPr>
            <w:rFonts w:ascii="Arial" w:hAnsi="Arial" w:cs="Arial"/>
            <w:sz w:val="20"/>
            <w:szCs w:val="20"/>
          </w:rPr>
          <w:t xml:space="preserve"> </w:t>
        </w:r>
      </w:ins>
      <w:r w:rsidRPr="003B2415">
        <w:rPr>
          <w:rFonts w:ascii="Arial" w:hAnsi="Arial" w:cs="Arial"/>
          <w:sz w:val="20"/>
          <w:szCs w:val="20"/>
        </w:rPr>
        <w:t xml:space="preserve">to EEG recordings from human participants, in order to understand how latent embeddings affect dynamics and to test which embeddings might best account for dynamic signatures of human control. </w:t>
      </w:r>
    </w:p>
    <w:p w14:paraId="41E2A111" w14:textId="77777777" w:rsidR="00331CA6" w:rsidRPr="006A0173" w:rsidRDefault="00331CA6" w:rsidP="00D5030A">
      <w:pPr>
        <w:jc w:val="both"/>
        <w:rPr>
          <w:sz w:val="12"/>
          <w:szCs w:val="12"/>
        </w:rPr>
      </w:pPr>
    </w:p>
    <w:p w14:paraId="60A8A3E1" w14:textId="07DA3F0E" w:rsidR="00331CA6" w:rsidRPr="003B2415" w:rsidRDefault="00331CA6" w:rsidP="00D5030A">
      <w:pPr>
        <w:jc w:val="both"/>
        <w:rPr>
          <w:rFonts w:ascii="Arial" w:hAnsi="Arial" w:cs="Arial"/>
          <w:sz w:val="20"/>
          <w:szCs w:val="20"/>
        </w:rPr>
      </w:pPr>
      <w:r w:rsidRPr="003B2415">
        <w:rPr>
          <w:rFonts w:ascii="Arial" w:hAnsi="Arial" w:cs="Arial"/>
          <w:b/>
          <w:bCs/>
          <w:sz w:val="20"/>
          <w:szCs w:val="20"/>
        </w:rPr>
        <w:t>H1.1: Latent embeddings of conflict facilitate efficient learning in RNNs</w:t>
      </w:r>
      <w:r w:rsidR="00532CBC">
        <w:rPr>
          <w:rFonts w:ascii="Arial" w:hAnsi="Arial" w:cs="Arial"/>
          <w:sz w:val="20"/>
          <w:szCs w:val="20"/>
        </w:rPr>
        <w:t xml:space="preserve">. </w:t>
      </w:r>
      <w:r w:rsidRPr="003B2415">
        <w:rPr>
          <w:rFonts w:ascii="Arial" w:hAnsi="Arial" w:cs="Arial"/>
          <w:sz w:val="20"/>
          <w:szCs w:val="20"/>
        </w:rPr>
        <w:t xml:space="preserve">We propose that latent embeddings provide an efficient strategy to navigate the tradeoff between faster learning with overlapping representations versus more </w:t>
      </w:r>
      <w:r w:rsidR="031B4B91" w:rsidRPr="031B4B91">
        <w:rPr>
          <w:rFonts w:ascii="Arial" w:hAnsi="Arial" w:cs="Arial"/>
          <w:sz w:val="20"/>
          <w:szCs w:val="20"/>
        </w:rPr>
        <w:t xml:space="preserve">accurate </w:t>
      </w:r>
      <w:r w:rsidRPr="003B2415">
        <w:rPr>
          <w:rFonts w:ascii="Arial" w:hAnsi="Arial" w:cs="Arial"/>
          <w:sz w:val="20"/>
          <w:szCs w:val="20"/>
        </w:rPr>
        <w:t>performance under conflict with reduced interference. Thus, we predict that “</w:t>
      </w:r>
      <w:proofErr w:type="spellStart"/>
      <w:r w:rsidRPr="003B2415">
        <w:rPr>
          <w:rFonts w:ascii="Arial" w:hAnsi="Arial" w:cs="Arial"/>
          <w:sz w:val="20"/>
          <w:szCs w:val="20"/>
        </w:rPr>
        <w:t>fine tuned</w:t>
      </w:r>
      <w:proofErr w:type="spellEnd"/>
      <w:r w:rsidRPr="003B2415">
        <w:rPr>
          <w:rFonts w:ascii="Arial" w:hAnsi="Arial" w:cs="Arial"/>
          <w:sz w:val="20"/>
          <w:szCs w:val="20"/>
        </w:rPr>
        <w:t>” models that update embeddings related to congruency will show improved task performance, in terms of average reward rate in the flanker task, over those that rely exclusively on weights or those that represent embeddings of more specific variables (</w:t>
      </w:r>
      <w:r w:rsidR="001C1248" w:rsidRPr="003B2415">
        <w:rPr>
          <w:rFonts w:ascii="Arial" w:hAnsi="Arial" w:cs="Arial"/>
          <w:sz w:val="20"/>
          <w:szCs w:val="20"/>
        </w:rPr>
        <w:t>e.g.,</w:t>
      </w:r>
      <w:r w:rsidRPr="003B2415">
        <w:rPr>
          <w:rFonts w:ascii="Arial" w:hAnsi="Arial" w:cs="Arial"/>
          <w:sz w:val="20"/>
          <w:szCs w:val="20"/>
        </w:rPr>
        <w:t xml:space="preserve"> inter-trial interval). To test our overarching idea in a broader way, we will also test the performance of trained models in a continual learning framework using a set of tasks that were held out </w:t>
      </w:r>
      <w:del w:id="14" w:author="mattnassar@gmail.com" w:date="2024-11-10T14:49:00Z" w16du:dateUtc="2024-11-10T19:49:00Z">
        <w:r w:rsidRPr="003B2415" w:rsidDel="00D26ACC">
          <w:rPr>
            <w:rFonts w:ascii="Arial" w:hAnsi="Arial" w:cs="Arial"/>
            <w:sz w:val="20"/>
            <w:szCs w:val="20"/>
          </w:rPr>
          <w:delText xml:space="preserve">form </w:delText>
        </w:r>
      </w:del>
      <w:ins w:id="15" w:author="mattnassar@gmail.com" w:date="2024-11-10T14:49:00Z" w16du:dateUtc="2024-11-10T19:49:00Z">
        <w:r w:rsidR="00D26ACC">
          <w:rPr>
            <w:rFonts w:ascii="Arial" w:hAnsi="Arial" w:cs="Arial"/>
            <w:sz w:val="20"/>
            <w:szCs w:val="20"/>
          </w:rPr>
          <w:t>from</w:t>
        </w:r>
        <w:r w:rsidR="00D26ACC" w:rsidRPr="003B2415">
          <w:rPr>
            <w:rFonts w:ascii="Arial" w:hAnsi="Arial" w:cs="Arial"/>
            <w:sz w:val="20"/>
            <w:szCs w:val="20"/>
          </w:rPr>
          <w:t xml:space="preserve"> </w:t>
        </w:r>
      </w:ins>
      <w:r w:rsidRPr="003B2415">
        <w:rPr>
          <w:rFonts w:ascii="Arial" w:hAnsi="Arial" w:cs="Arial"/>
          <w:sz w:val="20"/>
          <w:szCs w:val="20"/>
        </w:rPr>
        <w:t>the initial training to evaluate the generality of learning beyond the specific training environment. We predict that models with data-driven embeddings will outperform both the basic RNN and those using theoretically motivated embedding spaces on both of these metrics</w:t>
      </w:r>
      <w:r w:rsidR="00680158" w:rsidRPr="003B2415">
        <w:rPr>
          <w:rFonts w:ascii="Arial" w:hAnsi="Arial" w:cs="Arial"/>
          <w:sz w:val="20"/>
          <w:szCs w:val="20"/>
        </w:rPr>
        <w:t>, and that investigation of the learned embeddings will reveal units sensitive to trial congruency</w:t>
      </w:r>
      <w:r w:rsidR="031B4B91" w:rsidRPr="031B4B91">
        <w:rPr>
          <w:rFonts w:ascii="Arial" w:hAnsi="Arial" w:cs="Arial"/>
          <w:sz w:val="20"/>
          <w:szCs w:val="20"/>
        </w:rPr>
        <w:t>.</w:t>
      </w:r>
    </w:p>
    <w:p w14:paraId="40A3C98D" w14:textId="77777777" w:rsidR="00331CA6" w:rsidRPr="006A0173" w:rsidRDefault="00331CA6" w:rsidP="00D5030A">
      <w:pPr>
        <w:jc w:val="both"/>
        <w:rPr>
          <w:rFonts w:ascii="Arial" w:hAnsi="Arial" w:cs="Arial"/>
          <w:b/>
          <w:sz w:val="12"/>
          <w:szCs w:val="12"/>
        </w:rPr>
      </w:pPr>
    </w:p>
    <w:p w14:paraId="32BC8D69" w14:textId="1B272309" w:rsidR="005F60E1" w:rsidRPr="003B2415" w:rsidRDefault="00331CA6" w:rsidP="00D5030A">
      <w:pPr>
        <w:jc w:val="both"/>
        <w:rPr>
          <w:rFonts w:ascii="Arial" w:hAnsi="Arial" w:cs="Arial"/>
          <w:sz w:val="20"/>
          <w:szCs w:val="20"/>
        </w:rPr>
      </w:pPr>
      <w:r w:rsidRPr="003B2415">
        <w:rPr>
          <w:rFonts w:ascii="Arial" w:hAnsi="Arial" w:cs="Arial"/>
          <w:b/>
          <w:bCs/>
          <w:sz w:val="20"/>
          <w:szCs w:val="20"/>
        </w:rPr>
        <w:t xml:space="preserve">H1.2: Latent embeddings enable RNNs to capture behavioral signatures of control. </w:t>
      </w:r>
      <w:r w:rsidRPr="003B2415">
        <w:rPr>
          <w:rFonts w:ascii="Arial" w:hAnsi="Arial" w:cs="Arial"/>
          <w:sz w:val="20"/>
          <w:szCs w:val="20"/>
        </w:rPr>
        <w:t xml:space="preserve">We propose that the brain does inference over latent states of the current trial and uses these inferences to dynamically control information flow. We thus predict that this mechanism will enable the </w:t>
      </w:r>
      <w:r w:rsidR="00F859C4">
        <w:rPr>
          <w:rFonts w:ascii="Arial" w:hAnsi="Arial" w:cs="Arial"/>
          <w:sz w:val="20"/>
          <w:szCs w:val="20"/>
        </w:rPr>
        <w:t xml:space="preserve">RNNs </w:t>
      </w:r>
      <w:r w:rsidRPr="003B2415">
        <w:rPr>
          <w:rFonts w:ascii="Arial" w:hAnsi="Arial" w:cs="Arial"/>
          <w:sz w:val="20"/>
          <w:szCs w:val="20"/>
        </w:rPr>
        <w:t xml:space="preserve">to produce hallmarks of human behavior. Our previous analyses of human behavior in the flanker task have revealed a number of primary behavioral features: 1) increased accuracy and decreased RT for congruent trials, 2) </w:t>
      </w:r>
      <w:r w:rsidR="00D53292" w:rsidRPr="003B2415">
        <w:rPr>
          <w:rFonts w:ascii="Arial" w:hAnsi="Arial" w:cs="Arial"/>
          <w:sz w:val="20"/>
          <w:szCs w:val="20"/>
        </w:rPr>
        <w:t>increased</w:t>
      </w:r>
      <w:r w:rsidRPr="003B2415">
        <w:rPr>
          <w:rFonts w:ascii="Arial" w:hAnsi="Arial" w:cs="Arial"/>
          <w:sz w:val="20"/>
          <w:szCs w:val="20"/>
        </w:rPr>
        <w:t xml:space="preserve"> accuracy and </w:t>
      </w:r>
      <w:r w:rsidR="00D53292" w:rsidRPr="003B2415">
        <w:rPr>
          <w:rFonts w:ascii="Arial" w:hAnsi="Arial" w:cs="Arial"/>
          <w:sz w:val="20"/>
          <w:szCs w:val="20"/>
        </w:rPr>
        <w:t>decreased</w:t>
      </w:r>
      <w:r w:rsidRPr="003B2415">
        <w:rPr>
          <w:rFonts w:ascii="Arial" w:hAnsi="Arial" w:cs="Arial"/>
          <w:sz w:val="20"/>
          <w:szCs w:val="20"/>
        </w:rPr>
        <w:t xml:space="preserve"> RT for shorter preparation time [</w:t>
      </w:r>
      <w:r w:rsidR="001C1248" w:rsidRPr="003B2415">
        <w:rPr>
          <w:rFonts w:ascii="Arial" w:hAnsi="Arial" w:cs="Arial"/>
          <w:sz w:val="20"/>
          <w:szCs w:val="20"/>
        </w:rPr>
        <w:t>RSI</w:t>
      </w:r>
      <w:r w:rsidRPr="003B2415">
        <w:rPr>
          <w:rFonts w:ascii="Arial" w:hAnsi="Arial" w:cs="Arial"/>
          <w:sz w:val="20"/>
          <w:szCs w:val="20"/>
        </w:rPr>
        <w:t xml:space="preserve">], 3) decreased accuracy and increased RT for incongruent trials with near (as opposed to far) flankers, and 4) decreased congruency effects on behavior following an error trial. We predict that basic RNNs trained as described above will show basic congruency (1) and near/far (3) effects, but that models that include latent embeddings representing conflict will recapitulate the full behavioral signature of control in human participants, </w:t>
      </w:r>
      <w:r w:rsidR="031B4B91" w:rsidRPr="031B4B91">
        <w:rPr>
          <w:rFonts w:ascii="Arial" w:hAnsi="Arial" w:cs="Arial"/>
          <w:sz w:val="20"/>
          <w:szCs w:val="20"/>
        </w:rPr>
        <w:t xml:space="preserve">with </w:t>
      </w:r>
      <w:r w:rsidRPr="003B2415">
        <w:rPr>
          <w:rFonts w:ascii="Arial" w:hAnsi="Arial" w:cs="Arial"/>
          <w:sz w:val="20"/>
          <w:szCs w:val="20"/>
        </w:rPr>
        <w:t xml:space="preserve">carryover effects in the latent embedding from one trial to the next giving rise to preparation time effects (2) and the update of latent </w:t>
      </w:r>
      <w:r w:rsidRPr="003B2415">
        <w:rPr>
          <w:rFonts w:ascii="Arial" w:hAnsi="Arial" w:cs="Arial"/>
          <w:sz w:val="20"/>
          <w:szCs w:val="20"/>
        </w:rPr>
        <w:lastRenderedPageBreak/>
        <w:t xml:space="preserve">embedding activities after </w:t>
      </w:r>
      <w:r w:rsidR="031B4B91" w:rsidRPr="031B4B91">
        <w:rPr>
          <w:rFonts w:ascii="Arial" w:hAnsi="Arial" w:cs="Arial"/>
          <w:sz w:val="20"/>
          <w:szCs w:val="20"/>
        </w:rPr>
        <w:t>errors</w:t>
      </w:r>
      <w:r w:rsidRPr="003B2415">
        <w:rPr>
          <w:rFonts w:ascii="Arial" w:hAnsi="Arial" w:cs="Arial"/>
          <w:sz w:val="20"/>
          <w:szCs w:val="20"/>
        </w:rPr>
        <w:t xml:space="preserve"> driving post-error behavioral modification (4).</w:t>
      </w:r>
      <w:r w:rsidR="00680158" w:rsidRPr="003B2415">
        <w:rPr>
          <w:rFonts w:ascii="Arial" w:hAnsi="Arial" w:cs="Arial"/>
          <w:sz w:val="20"/>
          <w:szCs w:val="20"/>
        </w:rPr>
        <w:t xml:space="preserve"> We predict that </w:t>
      </w:r>
      <w:r w:rsidR="031B4B91" w:rsidRPr="031B4B91">
        <w:rPr>
          <w:rFonts w:ascii="Arial" w:hAnsi="Arial" w:cs="Arial"/>
          <w:sz w:val="20"/>
          <w:szCs w:val="20"/>
        </w:rPr>
        <w:t>the model set capable of explaining human behavior</w:t>
      </w:r>
      <w:r w:rsidR="00680158" w:rsidRPr="003B2415">
        <w:rPr>
          <w:rFonts w:ascii="Arial" w:hAnsi="Arial" w:cs="Arial"/>
          <w:sz w:val="20"/>
          <w:szCs w:val="20"/>
        </w:rPr>
        <w:t xml:space="preserve"> will include those that learned embeddings directly from the task data, as we predict that such models will learn an embedding space that is highly sensitive to conflict. </w:t>
      </w:r>
    </w:p>
    <w:p w14:paraId="58F5735C" w14:textId="77777777" w:rsidR="006D224B" w:rsidRPr="006A0173" w:rsidRDefault="006D224B" w:rsidP="00D5030A">
      <w:pPr>
        <w:jc w:val="both"/>
        <w:rPr>
          <w:rFonts w:ascii="Arial" w:hAnsi="Arial" w:cs="Arial"/>
          <w:sz w:val="12"/>
          <w:szCs w:val="12"/>
        </w:rPr>
      </w:pPr>
    </w:p>
    <w:p w14:paraId="1212BBCF" w14:textId="19FEA140" w:rsidR="00331CA6" w:rsidRPr="003B2415" w:rsidRDefault="00331CA6" w:rsidP="00D5030A">
      <w:pPr>
        <w:jc w:val="both"/>
        <w:rPr>
          <w:rFonts w:ascii="Arial" w:hAnsi="Arial" w:cs="Arial"/>
          <w:sz w:val="20"/>
          <w:szCs w:val="20"/>
        </w:rPr>
      </w:pPr>
      <w:r w:rsidRPr="003B2415">
        <w:rPr>
          <w:rFonts w:ascii="Arial" w:hAnsi="Arial" w:cs="Arial"/>
          <w:b/>
          <w:bCs/>
          <w:sz w:val="20"/>
          <w:szCs w:val="20"/>
        </w:rPr>
        <w:t>H1.3: Dynamics in RNNs with latent conflict embeddings match beta-lateralization EEG signals.</w:t>
      </w:r>
      <w:r w:rsidR="00532CBC">
        <w:rPr>
          <w:rFonts w:ascii="Arial" w:hAnsi="Arial" w:cs="Arial"/>
          <w:sz w:val="20"/>
          <w:szCs w:val="20"/>
        </w:rPr>
        <w:t xml:space="preserve"> </w:t>
      </w:r>
      <w:r w:rsidRPr="003B2415">
        <w:rPr>
          <w:rFonts w:ascii="Arial" w:hAnsi="Arial" w:cs="Arial"/>
          <w:sz w:val="20"/>
          <w:szCs w:val="20"/>
        </w:rPr>
        <w:t xml:space="preserve">EEG data collected simultaneous with human flanker task behavior provides insight into within trial control dynamics underlying task behavior. Specifically, lateralized beta frequency power over motor cortex shows temporal dynamics suggesting that 1) participants are initially influenced toward the response favored by flankers and on correct incongruent trials this initial influence is overcome by a stronger late signal pushing in the opposite direction </w:t>
      </w:r>
      <w:r w:rsidR="006B7206">
        <w:rPr>
          <w:rFonts w:ascii="Arial" w:hAnsi="Arial" w:cs="Arial"/>
          <w:sz w:val="20"/>
          <w:szCs w:val="20"/>
        </w:rPr>
        <w:fldChar w:fldCharType="begin">
          <w:fldData xml:space="preserve">PEVuZE5vdGU+PENpdGU+PEF1dGhvcj5GaXNjaGVyPC9BdXRob3I+PFllYXI+MjAxODwvWWVhcj48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PEVuZE5vdGU+PENpdGU+PEF1dGhvcj5GaXNjaGVyPC9BdXRob3I+PFllYXI+MjAxODwvWWVhcj48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6B7206">
        <w:rPr>
          <w:rFonts w:ascii="Arial" w:hAnsi="Arial" w:cs="Arial"/>
          <w:sz w:val="20"/>
          <w:szCs w:val="20"/>
        </w:rPr>
      </w:r>
      <w:r w:rsidR="006B7206">
        <w:rPr>
          <w:rFonts w:ascii="Arial" w:hAnsi="Arial" w:cs="Arial"/>
          <w:sz w:val="20"/>
          <w:szCs w:val="20"/>
        </w:rPr>
        <w:fldChar w:fldCharType="separate"/>
      </w:r>
      <w:r w:rsidR="002A7213" w:rsidRPr="002A7213">
        <w:rPr>
          <w:rFonts w:ascii="Arial" w:hAnsi="Arial" w:cs="Arial"/>
          <w:noProof/>
          <w:sz w:val="20"/>
          <w:szCs w:val="20"/>
          <w:vertAlign w:val="superscript"/>
        </w:rPr>
        <w:t>30,43</w:t>
      </w:r>
      <w:r w:rsidR="006B7206">
        <w:rPr>
          <w:rFonts w:ascii="Arial" w:hAnsi="Arial" w:cs="Arial"/>
          <w:sz w:val="20"/>
          <w:szCs w:val="20"/>
        </w:rPr>
        <w:fldChar w:fldCharType="end"/>
      </w:r>
      <w:r w:rsidRPr="003B2415">
        <w:rPr>
          <w:rFonts w:ascii="Arial" w:hAnsi="Arial" w:cs="Arial"/>
          <w:sz w:val="20"/>
          <w:szCs w:val="20"/>
        </w:rPr>
        <w:t xml:space="preserve"> 2)</w:t>
      </w:r>
      <w:r w:rsidR="009E24FB" w:rsidRPr="003B2415">
        <w:rPr>
          <w:rFonts w:ascii="Arial" w:hAnsi="Arial" w:cs="Arial"/>
          <w:sz w:val="20"/>
          <w:szCs w:val="20"/>
        </w:rPr>
        <w:t>,</w:t>
      </w:r>
      <w:r w:rsidRPr="003B2415">
        <w:rPr>
          <w:rFonts w:ascii="Arial" w:hAnsi="Arial" w:cs="Arial"/>
          <w:sz w:val="20"/>
          <w:szCs w:val="20"/>
        </w:rPr>
        <w:t xml:space="preserve"> the magnitude of initial flanker signaling is reduced after errors </w:t>
      </w:r>
      <w:r w:rsidR="00402C0F">
        <w:rPr>
          <w:rFonts w:ascii="Arial" w:hAnsi="Arial" w:cs="Arial"/>
          <w:sz w:val="20"/>
          <w:szCs w:val="20"/>
        </w:rPr>
        <w:fldChar w:fldCharType="begin">
          <w:fldData xml:space="preserve">PEVuZE5vdGU+PENpdGU+PEF1dGhvcj5GaXNjaGVyPC9BdXRob3I+PFllYXI+MjAxODwvWWVhcj48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PEVuZE5vdGU+PENpdGU+PEF1dGhvcj5GaXNjaGVyPC9BdXRob3I+PFllYXI+MjAxODwvWWVhcj48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402C0F">
        <w:rPr>
          <w:rFonts w:ascii="Arial" w:hAnsi="Arial" w:cs="Arial"/>
          <w:sz w:val="20"/>
          <w:szCs w:val="20"/>
        </w:rPr>
      </w:r>
      <w:r w:rsidR="00402C0F">
        <w:rPr>
          <w:rFonts w:ascii="Arial" w:hAnsi="Arial" w:cs="Arial"/>
          <w:sz w:val="20"/>
          <w:szCs w:val="20"/>
        </w:rPr>
        <w:fldChar w:fldCharType="separate"/>
      </w:r>
      <w:r w:rsidR="002A7213" w:rsidRPr="002A7213">
        <w:rPr>
          <w:rFonts w:ascii="Arial" w:hAnsi="Arial" w:cs="Arial"/>
          <w:noProof/>
          <w:sz w:val="20"/>
          <w:szCs w:val="20"/>
          <w:vertAlign w:val="superscript"/>
        </w:rPr>
        <w:t>30</w:t>
      </w:r>
      <w:r w:rsidR="00402C0F">
        <w:rPr>
          <w:rFonts w:ascii="Arial" w:hAnsi="Arial" w:cs="Arial"/>
          <w:sz w:val="20"/>
          <w:szCs w:val="20"/>
        </w:rPr>
        <w:fldChar w:fldCharType="end"/>
      </w:r>
      <w:r w:rsidRPr="003B2415">
        <w:rPr>
          <w:rFonts w:ascii="Arial" w:hAnsi="Arial" w:cs="Arial"/>
          <w:sz w:val="20"/>
          <w:szCs w:val="20"/>
        </w:rPr>
        <w:t xml:space="preserve">, and 3) beta lateralization diverges rapidly late in the trial consistent with a collapsing decision bound </w:t>
      </w:r>
      <w:r w:rsidR="00701DEE">
        <w:rPr>
          <w:rFonts w:ascii="Arial" w:hAnsi="Arial" w:cs="Arial"/>
          <w:sz w:val="20"/>
          <w:szCs w:val="20"/>
        </w:rPr>
        <w:fldChar w:fldCharType="begin"/>
      </w:r>
      <w:r w:rsidR="002A7213">
        <w:rPr>
          <w:rFonts w:ascii="Arial" w:hAnsi="Arial" w:cs="Arial"/>
          <w:sz w:val="20"/>
          <w:szCs w:val="20"/>
        </w:rPr>
        <w:instrText xml:space="preserve"> ADDIN EN.CITE &lt;EndNote&gt;&lt;Cite&gt;&lt;Author&gt;Kirschner&lt;/Author&gt;&lt;Year&gt;2024&lt;/Year&gt;&lt;RecNum&gt;224&lt;/RecNum&gt;&lt;DisplayText&gt;&lt;style face="superscript"&gt;43&lt;/style&gt;&lt;/DisplayText&gt;&lt;record&gt;&lt;rec-number&gt;224&lt;/rec-number&gt;&lt;foreign-keys&gt;&lt;key app="EN" db-id="xrp5dt9p9p0rr9exz935twzaeaveax2asdvx" timestamp="1730730023"&gt;224&lt;/key&gt;&lt;/foreign-keys&gt;&lt;ref-type name="Journal Article"&gt;17&lt;/ref-type&gt;&lt;contributors&gt;&lt;authors&gt;&lt;author&gt;Kirschner, Hans&lt;/author&gt;&lt;author&gt;Fischer, Adrian G.&lt;/author&gt;&lt;author&gt;Danielmeier, Claudia&lt;/author&gt;&lt;author&gt;Klein, Tilmann A.&lt;/author&gt;&lt;author&gt;Ullsperger, Markus&lt;/author&gt;&lt;/authors&gt;&lt;/contributors&gt;&lt;titles&gt;&lt;title&gt;Cortical β Power Reflects a Neural Implementation of Decision Boundary Collapse in Speeded Decisions&lt;/title&gt;&lt;secondary-title&gt;The Journal of Neuroscience&lt;/secondary-title&gt;&lt;/titles&gt;&lt;periodical&gt;&lt;full-title&gt;The Journal of Neuroscience&lt;/full-title&gt;&lt;/periodical&gt;&lt;pages&gt;e1713232024&lt;/pages&gt;&lt;volume&gt;44&lt;/volume&gt;&lt;number&gt;13&lt;/number&gt;&lt;dates&gt;&lt;year&gt;2024&lt;/year&gt;&lt;/dates&gt;&lt;urls&gt;&lt;related-urls&gt;&lt;url&gt;http://www.jneurosci.org/content/44/13/e1713232024.abstract&lt;/url&gt;&lt;/related-urls&gt;&lt;/urls&gt;&lt;electronic-resource-num&gt;10.1523/JNEUROSCI.1713-23.2024&lt;/electronic-resource-num&gt;&lt;/record&gt;&lt;/Cite&gt;&lt;/EndNote&gt;</w:instrText>
      </w:r>
      <w:r w:rsidR="00701DEE">
        <w:rPr>
          <w:rFonts w:ascii="Arial" w:hAnsi="Arial" w:cs="Arial"/>
          <w:sz w:val="20"/>
          <w:szCs w:val="20"/>
        </w:rPr>
        <w:fldChar w:fldCharType="separate"/>
      </w:r>
      <w:r w:rsidR="002A7213" w:rsidRPr="002A7213">
        <w:rPr>
          <w:rFonts w:ascii="Arial" w:hAnsi="Arial" w:cs="Arial"/>
          <w:noProof/>
          <w:sz w:val="20"/>
          <w:szCs w:val="20"/>
          <w:vertAlign w:val="superscript"/>
        </w:rPr>
        <w:t>43</w:t>
      </w:r>
      <w:r w:rsidR="00701DEE">
        <w:rPr>
          <w:rFonts w:ascii="Arial" w:hAnsi="Arial" w:cs="Arial"/>
          <w:sz w:val="20"/>
          <w:szCs w:val="20"/>
        </w:rPr>
        <w:fldChar w:fldCharType="end"/>
      </w:r>
      <w:r>
        <w:rPr>
          <w:rFonts w:ascii="Arial" w:hAnsi="Arial" w:cs="Arial"/>
          <w:sz w:val="20"/>
          <w:szCs w:val="20"/>
        </w:rPr>
        <w:t>.</w:t>
      </w:r>
      <w:r w:rsidRPr="003B2415">
        <w:rPr>
          <w:rFonts w:ascii="Arial" w:hAnsi="Arial" w:cs="Arial"/>
          <w:sz w:val="20"/>
          <w:szCs w:val="20"/>
        </w:rPr>
        <w:t xml:space="preserve"> We will examine the difference between RNN output activities in favor of left/right options to examine its within trial dynamics. We predict that basic RNNs will show basic pattern of effects (1) but that models with latent conflict embeddings will additionally adjust dynamics from trial-to-trial (2) due to error-induced latent state updating. We predict that models with data-driven embeddings will learn embeddings that explicitly represent time within trial leading them to additionally explain dynamics consistent with a collapsing decision bound (3). </w:t>
      </w:r>
    </w:p>
    <w:p w14:paraId="73BBA0B4" w14:textId="22FFACB4" w:rsidR="00331CA6" w:rsidRPr="006A0173" w:rsidRDefault="00331CA6" w:rsidP="00D5030A">
      <w:pPr>
        <w:jc w:val="both"/>
        <w:rPr>
          <w:rFonts w:ascii="Arial" w:hAnsi="Arial" w:cs="Arial"/>
          <w:sz w:val="12"/>
          <w:szCs w:val="12"/>
        </w:rPr>
      </w:pPr>
    </w:p>
    <w:p w14:paraId="2A7474F3" w14:textId="5709AA43" w:rsidR="00331CA6" w:rsidRPr="003B2415" w:rsidRDefault="00331CA6" w:rsidP="00D5030A">
      <w:pPr>
        <w:jc w:val="both"/>
        <w:rPr>
          <w:rFonts w:ascii="Arial" w:hAnsi="Arial" w:cs="Arial"/>
          <w:sz w:val="20"/>
          <w:szCs w:val="20"/>
        </w:rPr>
      </w:pPr>
      <w:r w:rsidRPr="003B2415">
        <w:rPr>
          <w:rFonts w:ascii="Arial" w:hAnsi="Arial" w:cs="Arial"/>
          <w:b/>
          <w:bCs/>
          <w:sz w:val="20"/>
          <w:szCs w:val="20"/>
        </w:rPr>
        <w:t xml:space="preserve">H1.4: Medial prefrontal theta will correlate with magnitude of updates to latent embedding units. </w:t>
      </w:r>
      <w:r w:rsidR="00827E8C">
        <w:rPr>
          <w:rFonts w:ascii="Arial" w:hAnsi="Arial" w:cs="Arial"/>
          <w:sz w:val="20"/>
          <w:szCs w:val="20"/>
        </w:rPr>
        <w:t>Midfrontal</w:t>
      </w:r>
      <w:r>
        <w:rPr>
          <w:rFonts w:ascii="Arial" w:hAnsi="Arial" w:cs="Arial"/>
          <w:sz w:val="20"/>
          <w:szCs w:val="20"/>
        </w:rPr>
        <w:t xml:space="preserve"> theta</w:t>
      </w:r>
      <w:r w:rsidR="009E24FB">
        <w:rPr>
          <w:rFonts w:ascii="Arial" w:hAnsi="Arial" w:cs="Arial"/>
          <w:sz w:val="20"/>
          <w:szCs w:val="20"/>
        </w:rPr>
        <w:t xml:space="preserve"> (MFT)</w:t>
      </w:r>
      <w:r>
        <w:rPr>
          <w:rFonts w:ascii="Arial" w:hAnsi="Arial" w:cs="Arial"/>
          <w:sz w:val="20"/>
          <w:szCs w:val="20"/>
        </w:rPr>
        <w:t xml:space="preserve"> activity is thought index cognitive control across a wide range of tasks </w:t>
      </w:r>
      <w:r w:rsidR="00B95048">
        <w:rPr>
          <w:rFonts w:ascii="Arial" w:hAnsi="Arial" w:cs="Arial"/>
          <w:sz w:val="20"/>
          <w:szCs w:val="20"/>
        </w:rPr>
        <w:fldChar w:fldCharType="begin"/>
      </w:r>
      <w:r w:rsidR="00487CB6">
        <w:rPr>
          <w:rFonts w:ascii="Arial" w:hAnsi="Arial" w:cs="Arial"/>
          <w:sz w:val="20"/>
          <w:szCs w:val="20"/>
        </w:rPr>
        <w:instrText xml:space="preserve"> ADDIN EN.CITE &lt;EndNote&gt;&lt;Cite&gt;&lt;Author&gt;Cavanagh&lt;/Author&gt;&lt;Year&gt;2014&lt;/Year&gt;&lt;RecNum&gt;236&lt;/RecNum&gt;&lt;DisplayText&gt;&lt;style face="superscript"&gt;12&lt;/style&gt;&lt;/DisplayText&gt;&lt;record&gt;&lt;rec-number&gt;236&lt;/rec-number&gt;&lt;foreign-keys&gt;&lt;key app="EN" db-id="xrp5dt9p9p0rr9exz935twzaeaveax2asdvx" timestamp="1730733681"&gt;236&lt;/key&gt;&lt;/foreign-keys&gt;&lt;ref-type name="Journal Article"&gt;17&lt;/ref-type&gt;&lt;contributors&gt;&lt;authors&gt;&lt;author&gt;Cavanagh, J. F.&lt;/author&gt;&lt;author&gt;Frank, M. J.&lt;/author&gt;&lt;/authors&gt;&lt;/contributors&gt;&lt;auth-address&gt;Department of Psychology, University of New Mexico, Albuquerque, NM 87131, USA. Electronic address: jcavanagh@unm.edu.&amp;#xD;Department of Cognitive, Linguistic, and Psychological Sciences, Brown University, Providence, RI 02915, USA.&lt;/auth-address&gt;&lt;titles&gt;&lt;title&gt;Frontal theta as a mechanism for cognitive control&lt;/title&gt;&lt;secondary-title&gt;Trends Cogn Sci&lt;/secondary-title&gt;&lt;/titles&gt;&lt;periodical&gt;&lt;full-title&gt;Trends Cogn Sci&lt;/full-title&gt;&lt;/periodical&gt;&lt;pages&gt;414-21&lt;/pages&gt;&lt;volume&gt;18&lt;/volume&gt;&lt;number&gt;8&lt;/number&gt;&lt;edition&gt;20140515&lt;/edition&gt;&lt;keywords&gt;&lt;keyword&gt;*Brain Mapping&lt;/keyword&gt;&lt;keyword&gt;Cognition/*physiology&lt;/keyword&gt;&lt;keyword&gt;Computer Simulation&lt;/keyword&gt;&lt;keyword&gt;Electroencephalography&lt;/keyword&gt;&lt;keyword&gt;Frontal Lobe/*physiology&lt;/keyword&gt;&lt;keyword&gt;Humans&lt;/keyword&gt;&lt;keyword&gt;Theta Rhythm/*physiology&lt;/keyword&gt;&lt;keyword&gt;Erp&lt;/keyword&gt;&lt;keyword&gt;cognitive control&lt;/keyword&gt;&lt;keyword&gt;computational modeling&lt;/keyword&gt;&lt;keyword&gt;frontal cortex&lt;/keyword&gt;&lt;keyword&gt;prediction error&lt;/keyword&gt;&lt;keyword&gt;theta&lt;/keyword&gt;&lt;/keywords&gt;&lt;dates&gt;&lt;year&gt;2014&lt;/year&gt;&lt;pub-dates&gt;&lt;date&gt;Aug&lt;/date&gt;&lt;/pub-dates&gt;&lt;/dates&gt;&lt;isbn&gt;1879-307X (Electronic)&amp;#xD;1364-6613 (Print)&amp;#xD;1364-6613 (Linking)&lt;/isbn&gt;&lt;accession-num&gt;24835663&lt;/accession-num&gt;&lt;urls&gt;&lt;related-urls&gt;&lt;url&gt;https://www.ncbi.nlm.nih.gov/pubmed/24835663&lt;/url&gt;&lt;/related-urls&gt;&lt;/urls&gt;&lt;custom2&gt;PMC4112145&lt;/custom2&gt;&lt;electronic-resource-num&gt;10.1016/j.tics.2014.04.012&lt;/electronic-resource-num&gt;&lt;remote-database-name&gt;Medline&lt;/remote-database-name&gt;&lt;remote-database-provider&gt;NLM&lt;/remote-database-provider&gt;&lt;/record&gt;&lt;/Cite&gt;&lt;/EndNote&gt;</w:instrText>
      </w:r>
      <w:r w:rsidR="00B95048">
        <w:rPr>
          <w:rFonts w:ascii="Arial" w:hAnsi="Arial" w:cs="Arial"/>
          <w:sz w:val="20"/>
          <w:szCs w:val="20"/>
        </w:rPr>
        <w:fldChar w:fldCharType="separate"/>
      </w:r>
      <w:r w:rsidR="00487CB6" w:rsidRPr="00487CB6">
        <w:rPr>
          <w:rFonts w:ascii="Arial" w:hAnsi="Arial" w:cs="Arial"/>
          <w:noProof/>
          <w:sz w:val="20"/>
          <w:szCs w:val="20"/>
          <w:vertAlign w:val="superscript"/>
        </w:rPr>
        <w:t>12</w:t>
      </w:r>
      <w:r w:rsidR="00B95048">
        <w:rPr>
          <w:rFonts w:ascii="Arial" w:hAnsi="Arial" w:cs="Arial"/>
          <w:sz w:val="20"/>
          <w:szCs w:val="20"/>
        </w:rPr>
        <w:fldChar w:fldCharType="end"/>
      </w:r>
      <w:r w:rsidR="00F577BA">
        <w:rPr>
          <w:rFonts w:ascii="Arial" w:hAnsi="Arial" w:cs="Arial"/>
          <w:sz w:val="20"/>
          <w:szCs w:val="20"/>
        </w:rPr>
        <w:t>.</w:t>
      </w:r>
      <w:r w:rsidRPr="003B2415">
        <w:rPr>
          <w:rFonts w:ascii="Arial" w:hAnsi="Arial" w:cs="Arial"/>
          <w:sz w:val="20"/>
          <w:szCs w:val="20"/>
        </w:rPr>
        <w:t xml:space="preserve"> Here we propose that control is implemented through adjustment of latent embedding units that control how information flows through the RNN. Thus, we predict that trial-to-trial variability in the absolute magnitude of latent </w:t>
      </w:r>
      <w:r w:rsidR="4D9C5730" w:rsidRPr="4D9C5730">
        <w:rPr>
          <w:rFonts w:ascii="Arial" w:hAnsi="Arial" w:cs="Arial"/>
          <w:sz w:val="20"/>
          <w:szCs w:val="20"/>
        </w:rPr>
        <w:t xml:space="preserve">embedding </w:t>
      </w:r>
      <w:r w:rsidRPr="003B2415">
        <w:rPr>
          <w:rFonts w:ascii="Arial" w:hAnsi="Arial" w:cs="Arial"/>
          <w:sz w:val="20"/>
          <w:szCs w:val="20"/>
        </w:rPr>
        <w:t xml:space="preserve">activity adjustments in </w:t>
      </w:r>
      <w:r w:rsidR="4D9C5730" w:rsidRPr="4D9C5730">
        <w:rPr>
          <w:rFonts w:ascii="Arial" w:hAnsi="Arial" w:cs="Arial"/>
          <w:sz w:val="20"/>
          <w:szCs w:val="20"/>
        </w:rPr>
        <w:t xml:space="preserve">models best matching behavior will </w:t>
      </w:r>
      <w:r w:rsidRPr="003B2415">
        <w:rPr>
          <w:rFonts w:ascii="Arial" w:hAnsi="Arial" w:cs="Arial"/>
          <w:sz w:val="20"/>
          <w:szCs w:val="20"/>
        </w:rPr>
        <w:t xml:space="preserve">correlate closely with the dynamics of </w:t>
      </w:r>
      <w:r w:rsidR="009E24FB" w:rsidRPr="003B2415">
        <w:rPr>
          <w:rFonts w:ascii="Arial" w:hAnsi="Arial" w:cs="Arial"/>
          <w:sz w:val="20"/>
          <w:szCs w:val="20"/>
        </w:rPr>
        <w:t>MFT</w:t>
      </w:r>
      <w:r w:rsidRPr="003B2415">
        <w:rPr>
          <w:rFonts w:ascii="Arial" w:hAnsi="Arial" w:cs="Arial"/>
          <w:sz w:val="20"/>
          <w:szCs w:val="20"/>
        </w:rPr>
        <w:t xml:space="preserve">, as measured in EEG from human subjects. </w:t>
      </w:r>
    </w:p>
    <w:p w14:paraId="50B766FE" w14:textId="6DDD5C44" w:rsidR="00331CA6" w:rsidRPr="006A0173" w:rsidRDefault="00331CA6" w:rsidP="00D5030A">
      <w:pPr>
        <w:jc w:val="both"/>
        <w:rPr>
          <w:rFonts w:ascii="Arial" w:hAnsi="Arial" w:cs="Arial"/>
          <w:sz w:val="12"/>
          <w:szCs w:val="12"/>
        </w:rPr>
      </w:pPr>
    </w:p>
    <w:p w14:paraId="44A7AD8F" w14:textId="245309AA" w:rsidR="0050756B" w:rsidRDefault="00331CA6" w:rsidP="00D5030A">
      <w:pPr>
        <w:jc w:val="both"/>
        <w:rPr>
          <w:rFonts w:ascii="Arial" w:hAnsi="Arial" w:cs="Arial"/>
          <w:sz w:val="20"/>
          <w:szCs w:val="20"/>
        </w:rPr>
      </w:pPr>
      <w:r w:rsidRPr="003B2415">
        <w:rPr>
          <w:rFonts w:ascii="Arial" w:hAnsi="Arial" w:cs="Arial"/>
          <w:b/>
          <w:bCs/>
          <w:sz w:val="20"/>
          <w:szCs w:val="20"/>
        </w:rPr>
        <w:t>H1.5: Individual differences</w:t>
      </w:r>
      <w:r w:rsidR="00BF3F2D" w:rsidRPr="003B2415">
        <w:rPr>
          <w:rFonts w:ascii="Arial" w:hAnsi="Arial" w:cs="Arial"/>
          <w:b/>
          <w:bCs/>
          <w:sz w:val="20"/>
          <w:szCs w:val="20"/>
        </w:rPr>
        <w:t xml:space="preserve"> in control are related to a behavioral fingerprint </w:t>
      </w:r>
      <w:r w:rsidR="0050756B" w:rsidRPr="003B2415">
        <w:rPr>
          <w:rFonts w:ascii="Arial" w:hAnsi="Arial" w:cs="Arial"/>
          <w:b/>
          <w:bCs/>
          <w:sz w:val="20"/>
          <w:szCs w:val="20"/>
        </w:rPr>
        <w:t>of inference strength</w:t>
      </w:r>
      <w:r w:rsidR="00BF3F2D" w:rsidRPr="003B2415">
        <w:rPr>
          <w:rFonts w:ascii="Arial" w:hAnsi="Arial" w:cs="Arial"/>
          <w:b/>
          <w:bCs/>
          <w:sz w:val="20"/>
          <w:szCs w:val="20"/>
        </w:rPr>
        <w:t xml:space="preserve">. </w:t>
      </w:r>
      <w:r w:rsidR="0050756B" w:rsidRPr="003B2415">
        <w:rPr>
          <w:rFonts w:ascii="Arial" w:hAnsi="Arial" w:cs="Arial"/>
          <w:sz w:val="20"/>
          <w:szCs w:val="20"/>
        </w:rPr>
        <w:t>We will manipulate the strength of inference in best fitting RNNs by modulating the proportion by which gradients are used to update activations in the latent embedding units (inference learning rate) and examining how this change affects a range of measurable behaviors (error rate, RT congruency effects, post error slowing). We will then measure control differences across individuals in our dataset by subjecting a wide array of behavioral and EEG task measures thought to relate to control (</w:t>
      </w:r>
      <w:r w:rsidR="001C1248" w:rsidRPr="003B2415">
        <w:rPr>
          <w:rFonts w:ascii="Arial" w:hAnsi="Arial" w:cs="Arial"/>
          <w:sz w:val="20"/>
          <w:szCs w:val="20"/>
        </w:rPr>
        <w:t>e.g.,</w:t>
      </w:r>
      <w:r w:rsidR="0050756B" w:rsidRPr="003B2415">
        <w:rPr>
          <w:rFonts w:ascii="Arial" w:hAnsi="Arial" w:cs="Arial"/>
          <w:sz w:val="20"/>
          <w:szCs w:val="20"/>
        </w:rPr>
        <w:t xml:space="preserve"> error rate, congruency differences in RT, post-error slowing, ERN magnitude, congruency differences in </w:t>
      </w:r>
      <w:r w:rsidR="009E24FB" w:rsidRPr="003B2415">
        <w:rPr>
          <w:rFonts w:ascii="Arial" w:hAnsi="Arial" w:cs="Arial"/>
          <w:sz w:val="20"/>
          <w:szCs w:val="20"/>
        </w:rPr>
        <w:t>MFT</w:t>
      </w:r>
      <w:r w:rsidR="0050756B" w:rsidRPr="003B2415">
        <w:rPr>
          <w:rFonts w:ascii="Arial" w:hAnsi="Arial" w:cs="Arial"/>
          <w:sz w:val="20"/>
          <w:szCs w:val="20"/>
        </w:rPr>
        <w:t>) to a princip</w:t>
      </w:r>
      <w:ins w:id="16" w:author="mattnassar@gmail.com" w:date="2024-11-10T14:51:00Z" w16du:dateUtc="2024-11-10T19:51:00Z">
        <w:r w:rsidR="00D26ACC">
          <w:rPr>
            <w:rFonts w:ascii="Arial" w:hAnsi="Arial" w:cs="Arial"/>
            <w:sz w:val="20"/>
            <w:szCs w:val="20"/>
          </w:rPr>
          <w:t>a</w:t>
        </w:r>
      </w:ins>
      <w:r w:rsidR="0050756B" w:rsidRPr="003B2415">
        <w:rPr>
          <w:rFonts w:ascii="Arial" w:hAnsi="Arial" w:cs="Arial"/>
          <w:sz w:val="20"/>
          <w:szCs w:val="20"/>
        </w:rPr>
        <w:t>l</w:t>
      </w:r>
      <w:del w:id="17" w:author="mattnassar@gmail.com" w:date="2024-11-10T14:51:00Z" w16du:dateUtc="2024-11-10T19:51:00Z">
        <w:r w:rsidR="0050756B" w:rsidRPr="003B2415" w:rsidDel="00D26ACC">
          <w:rPr>
            <w:rFonts w:ascii="Arial" w:hAnsi="Arial" w:cs="Arial"/>
            <w:sz w:val="20"/>
            <w:szCs w:val="20"/>
          </w:rPr>
          <w:delText>e</w:delText>
        </w:r>
      </w:del>
      <w:r w:rsidR="0050756B" w:rsidRPr="003B2415">
        <w:rPr>
          <w:rFonts w:ascii="Arial" w:hAnsi="Arial" w:cs="Arial"/>
          <w:sz w:val="20"/>
          <w:szCs w:val="20"/>
        </w:rPr>
        <w:t xml:space="preserve"> components analysis. This analysis will be performed </w:t>
      </w:r>
      <w:ins w:id="18" w:author="mattnassar@gmail.com" w:date="2024-11-10T14:51:00Z" w16du:dateUtc="2024-11-10T19:51:00Z">
        <w:r w:rsidR="00D26ACC">
          <w:rPr>
            <w:rFonts w:ascii="Arial" w:hAnsi="Arial" w:cs="Arial"/>
            <w:sz w:val="20"/>
            <w:szCs w:val="20"/>
          </w:rPr>
          <w:t>o</w:t>
        </w:r>
      </w:ins>
      <w:del w:id="19" w:author="mattnassar@gmail.com" w:date="2024-11-10T14:51:00Z" w16du:dateUtc="2024-11-10T19:51:00Z">
        <w:r w:rsidR="0050756B" w:rsidRPr="003B2415" w:rsidDel="00D26ACC">
          <w:rPr>
            <w:rFonts w:ascii="Arial" w:hAnsi="Arial" w:cs="Arial"/>
            <w:sz w:val="20"/>
            <w:szCs w:val="20"/>
          </w:rPr>
          <w:delText>i</w:delText>
        </w:r>
      </w:del>
      <w:r w:rsidR="0050756B" w:rsidRPr="003B2415">
        <w:rPr>
          <w:rFonts w:ascii="Arial" w:hAnsi="Arial" w:cs="Arial"/>
          <w:sz w:val="20"/>
          <w:szCs w:val="20"/>
        </w:rPr>
        <w:t xml:space="preserve">n a subset of the overall dataset and validated in a held out set in order to evaluate which components reliably track together across individuals. </w:t>
      </w:r>
      <w:r w:rsidR="003F231F" w:rsidRPr="003B2415">
        <w:rPr>
          <w:rFonts w:ascii="Arial" w:hAnsi="Arial" w:cs="Arial"/>
          <w:sz w:val="20"/>
          <w:szCs w:val="20"/>
        </w:rPr>
        <w:t xml:space="preserve">We will test the prediction that the component explaining the most variance in human behavior matches the dimension of behavior that is affected by </w:t>
      </w:r>
      <w:proofErr w:type="spellStart"/>
      <w:r w:rsidR="4D9C5730" w:rsidRPr="4D9C5730">
        <w:rPr>
          <w:rFonts w:ascii="Arial" w:hAnsi="Arial" w:cs="Arial"/>
          <w:sz w:val="20"/>
          <w:szCs w:val="20"/>
        </w:rPr>
        <w:t>alterning</w:t>
      </w:r>
      <w:proofErr w:type="spellEnd"/>
      <w:r w:rsidR="4D9C5730" w:rsidRPr="4D9C5730">
        <w:rPr>
          <w:rFonts w:ascii="Arial" w:hAnsi="Arial" w:cs="Arial"/>
          <w:sz w:val="20"/>
          <w:szCs w:val="20"/>
        </w:rPr>
        <w:t xml:space="preserve"> the inference learning rate in the RNN model, which would result in scaling of overall latent embedding activity adjustments. </w:t>
      </w:r>
    </w:p>
    <w:p w14:paraId="2F4DA9AE" w14:textId="240B04C5" w:rsidR="005E181D" w:rsidRPr="00D5030A" w:rsidRDefault="005E181D" w:rsidP="00D5030A">
      <w:pPr>
        <w:jc w:val="both"/>
        <w:rPr>
          <w:rFonts w:ascii="Arial" w:hAnsi="Arial" w:cs="Arial"/>
          <w:sz w:val="12"/>
          <w:szCs w:val="12"/>
        </w:rPr>
      </w:pPr>
    </w:p>
    <w:p w14:paraId="10948C01" w14:textId="1A3FB93A" w:rsidR="00680158" w:rsidRPr="003B2415" w:rsidRDefault="00680158" w:rsidP="00D5030A">
      <w:pPr>
        <w:jc w:val="both"/>
        <w:rPr>
          <w:rFonts w:ascii="Arial" w:hAnsi="Arial" w:cs="Arial"/>
          <w:sz w:val="20"/>
          <w:szCs w:val="20"/>
        </w:rPr>
      </w:pPr>
      <w:r w:rsidRPr="003B2415">
        <w:rPr>
          <w:rFonts w:ascii="Arial" w:hAnsi="Arial" w:cs="Arial"/>
          <w:b/>
          <w:bCs/>
          <w:sz w:val="20"/>
          <w:szCs w:val="20"/>
        </w:rPr>
        <w:t>Preliminary data</w:t>
      </w:r>
      <w:r w:rsidR="0003323C">
        <w:rPr>
          <w:rFonts w:ascii="Arial" w:hAnsi="Arial" w:cs="Arial"/>
          <w:sz w:val="20"/>
          <w:szCs w:val="20"/>
        </w:rPr>
        <w:t xml:space="preserve">. </w:t>
      </w:r>
      <w:r w:rsidRPr="00954B13">
        <w:rPr>
          <w:rFonts w:ascii="Arial" w:hAnsi="Arial" w:cs="Arial"/>
          <w:sz w:val="20"/>
          <w:szCs w:val="20"/>
        </w:rPr>
        <w:t>Our preliminary RNN data shows a proof-of-concept that our RNN</w:t>
      </w:r>
      <w:r w:rsidR="008F369D" w:rsidRPr="00954B13">
        <w:rPr>
          <w:rFonts w:ascii="Arial" w:hAnsi="Arial" w:cs="Arial"/>
          <w:sz w:val="20"/>
          <w:szCs w:val="20"/>
        </w:rPr>
        <w:t xml:space="preserve">s trained with </w:t>
      </w:r>
      <w:r w:rsidR="00563800">
        <w:rPr>
          <w:rFonts w:ascii="Arial" w:hAnsi="Arial" w:cs="Arial"/>
          <w:sz w:val="20"/>
          <w:szCs w:val="20"/>
        </w:rPr>
        <w:t>task-relevant</w:t>
      </w:r>
      <w:r w:rsidR="00563800" w:rsidRPr="00954B13">
        <w:rPr>
          <w:rFonts w:ascii="Arial" w:hAnsi="Arial" w:cs="Arial"/>
          <w:sz w:val="20"/>
          <w:szCs w:val="20"/>
        </w:rPr>
        <w:t xml:space="preserve"> </w:t>
      </w:r>
      <w:r w:rsidR="008F369D" w:rsidRPr="00954B13">
        <w:rPr>
          <w:rFonts w:ascii="Arial" w:hAnsi="Arial" w:cs="Arial"/>
          <w:sz w:val="20"/>
          <w:szCs w:val="20"/>
        </w:rPr>
        <w:t>latent embedding</w:t>
      </w:r>
      <w:r w:rsidR="005709BA" w:rsidRPr="00954B13">
        <w:rPr>
          <w:rFonts w:ascii="Arial" w:hAnsi="Arial" w:cs="Arial"/>
          <w:sz w:val="20"/>
          <w:szCs w:val="20"/>
        </w:rPr>
        <w:t xml:space="preserve">s </w:t>
      </w:r>
      <w:r w:rsidR="00563800">
        <w:rPr>
          <w:rFonts w:ascii="Arial" w:hAnsi="Arial" w:cs="Arial"/>
          <w:sz w:val="20"/>
          <w:szCs w:val="20"/>
        </w:rPr>
        <w:t>can</w:t>
      </w:r>
      <w:r w:rsidR="00551863" w:rsidRPr="00954B13">
        <w:rPr>
          <w:rFonts w:ascii="Arial" w:hAnsi="Arial" w:cs="Arial"/>
          <w:sz w:val="20"/>
          <w:szCs w:val="20"/>
        </w:rPr>
        <w:t xml:space="preserve"> generalize to novel </w:t>
      </w:r>
      <w:r w:rsidR="0024238D">
        <w:rPr>
          <w:rFonts w:ascii="Arial" w:hAnsi="Arial" w:cs="Arial"/>
          <w:sz w:val="20"/>
          <w:szCs w:val="20"/>
        </w:rPr>
        <w:t>task conditions</w:t>
      </w:r>
      <w:r w:rsidR="0024238D" w:rsidRPr="00954B13">
        <w:rPr>
          <w:rFonts w:ascii="Arial" w:hAnsi="Arial" w:cs="Arial"/>
          <w:sz w:val="20"/>
          <w:szCs w:val="20"/>
        </w:rPr>
        <w:t xml:space="preserve"> </w:t>
      </w:r>
      <w:r w:rsidRPr="00954B13">
        <w:rPr>
          <w:rFonts w:ascii="Arial" w:hAnsi="Arial" w:cs="Arial"/>
          <w:sz w:val="20"/>
          <w:szCs w:val="20"/>
        </w:rPr>
        <w:t xml:space="preserve">(Fig </w:t>
      </w:r>
      <w:r w:rsidR="003637D3">
        <w:rPr>
          <w:rFonts w:ascii="Arial" w:hAnsi="Arial" w:cs="Arial"/>
          <w:sz w:val="20"/>
          <w:szCs w:val="20"/>
        </w:rPr>
        <w:t>6</w:t>
      </w:r>
      <w:r w:rsidRPr="00954B13">
        <w:rPr>
          <w:rFonts w:ascii="Arial" w:hAnsi="Arial" w:cs="Arial"/>
          <w:sz w:val="20"/>
          <w:szCs w:val="20"/>
        </w:rPr>
        <w:t>).</w:t>
      </w:r>
      <w:r w:rsidRPr="003B2415">
        <w:rPr>
          <w:rFonts w:ascii="Arial" w:hAnsi="Arial" w:cs="Arial"/>
          <w:sz w:val="20"/>
          <w:szCs w:val="20"/>
        </w:rPr>
        <w:t xml:space="preserve"> </w:t>
      </w:r>
      <w:r w:rsidRPr="00954B13">
        <w:rPr>
          <w:rFonts w:ascii="Arial" w:hAnsi="Arial" w:cs="Arial"/>
          <w:sz w:val="20"/>
          <w:szCs w:val="20"/>
        </w:rPr>
        <w:t xml:space="preserve">Our preliminary behavioral and EEG data shows that individuals performing the flanker task were sensitive to task manipulations and that they modulated control according to both within across trial factors. EEG data further suggests that participants initially accumulated information about the flankers, and that on “correct” trials, this spurious accumulation was overridden by rapid accumulation of target information (Fig </w:t>
      </w:r>
      <w:r w:rsidR="00225658" w:rsidRPr="00954B13">
        <w:rPr>
          <w:rFonts w:ascii="Arial" w:hAnsi="Arial" w:cs="Arial"/>
          <w:sz w:val="20"/>
          <w:szCs w:val="20"/>
        </w:rPr>
        <w:t>4</w:t>
      </w:r>
      <w:r w:rsidRPr="00954B13">
        <w:rPr>
          <w:rFonts w:ascii="Arial" w:hAnsi="Arial" w:cs="Arial"/>
          <w:sz w:val="20"/>
          <w:szCs w:val="20"/>
        </w:rPr>
        <w:t>).</w:t>
      </w:r>
    </w:p>
    <w:p w14:paraId="334CA98A" w14:textId="26BB4BCA" w:rsidR="00680158" w:rsidRPr="006A0173" w:rsidRDefault="00680158" w:rsidP="00D5030A">
      <w:pPr>
        <w:jc w:val="both"/>
        <w:rPr>
          <w:sz w:val="12"/>
          <w:szCs w:val="12"/>
        </w:rPr>
      </w:pPr>
    </w:p>
    <w:p w14:paraId="190C1683" w14:textId="24717906" w:rsidR="00680158" w:rsidRPr="006A0173" w:rsidRDefault="00680158" w:rsidP="00D5030A">
      <w:pPr>
        <w:jc w:val="both"/>
        <w:rPr>
          <w:rFonts w:ascii="Arial" w:hAnsi="Arial" w:cs="Arial"/>
          <w:sz w:val="20"/>
          <w:szCs w:val="20"/>
          <w:highlight w:val="yellow"/>
        </w:rPr>
      </w:pPr>
      <w:r w:rsidRPr="004025DD">
        <w:rPr>
          <w:rFonts w:ascii="Arial" w:hAnsi="Arial" w:cs="Arial"/>
          <w:b/>
          <w:bCs/>
          <w:sz w:val="20"/>
          <w:szCs w:val="20"/>
        </w:rPr>
        <w:t>Potential pitfalls/alternative outcomes</w:t>
      </w:r>
      <w:r w:rsidR="0003323C">
        <w:rPr>
          <w:rFonts w:ascii="Arial" w:hAnsi="Arial" w:cs="Arial"/>
          <w:b/>
          <w:bCs/>
          <w:sz w:val="20"/>
          <w:szCs w:val="20"/>
        </w:rPr>
        <w:t>.</w:t>
      </w:r>
      <w:r>
        <w:rPr>
          <w:rFonts w:ascii="Arial" w:hAnsi="Arial" w:cs="Arial"/>
          <w:b/>
          <w:bCs/>
          <w:sz w:val="20"/>
          <w:szCs w:val="20"/>
        </w:rPr>
        <w:t xml:space="preserve"> </w:t>
      </w:r>
      <w:r w:rsidR="4D9C5730" w:rsidRPr="4D9C5730">
        <w:rPr>
          <w:rFonts w:ascii="Arial" w:hAnsi="Arial" w:cs="Arial"/>
          <w:sz w:val="20"/>
          <w:szCs w:val="20"/>
        </w:rPr>
        <w:t xml:space="preserve">It is possible that no model in our initial set of RNNs will match the full pattern of behavioral results. Indeed, a primary strength of our proposal is that it builds on a rich dataset revealing an intricate tapestry of nuanced patterns of control behavior, that in turn provides strong constraints for modeling. In the case that no model in the set can explain the full repertoire of control behaviors and dynamics we will perform targeted analyses to determine the mapping between model components and specific behavioral results. These analyses will likely include cognitive models as an intermediate, including an RL-DDM model that we have previously fit to the flanker task data and can capture basic pattern of results. Through a systematic exploration of how training protocols, embedding feature spaces, and hyperparameters in our RNN model set affect intuitive parameters in the cognitive model, and how these parameters map onto specific behavioral elements, we will examine a wider range of models that might be consistent with our overarching hypothesis. We see this iterative process of model fitting and model critique as a primary advantage of the computational modeling endeavor, in that it enables </w:t>
      </w:r>
      <w:r w:rsidR="4D9C5730" w:rsidRPr="4D9C5730">
        <w:rPr>
          <w:rFonts w:ascii="Arial" w:hAnsi="Arial" w:cs="Arial"/>
          <w:sz w:val="20"/>
          <w:szCs w:val="20"/>
        </w:rPr>
        <w:lastRenderedPageBreak/>
        <w:t>rapid epistemological progress even when results are not as predicted, ensuring that knowledge will be gained, irrespective of whether the initial theories and assumptions are all correct</w:t>
      </w:r>
      <w:r w:rsidR="009D70CB">
        <w:rPr>
          <w:rFonts w:ascii="Arial" w:hAnsi="Arial" w:cs="Arial"/>
          <w:sz w:val="20"/>
          <w:szCs w:val="20"/>
        </w:rPr>
        <w:t xml:space="preserve"> </w:t>
      </w:r>
      <w:r w:rsidR="009D70CB">
        <w:rPr>
          <w:rFonts w:ascii="Arial" w:hAnsi="Arial" w:cs="Arial"/>
          <w:sz w:val="20"/>
          <w:szCs w:val="20"/>
        </w:rPr>
        <w:fldChar w:fldCharType="begin"/>
      </w:r>
      <w:r w:rsidR="002A7213">
        <w:rPr>
          <w:rFonts w:ascii="Arial" w:hAnsi="Arial" w:cs="Arial"/>
          <w:sz w:val="20"/>
          <w:szCs w:val="20"/>
        </w:rPr>
        <w:instrText xml:space="preserve"> ADDIN EN.CITE &lt;EndNote&gt;&lt;Cite&gt;&lt;Author&gt;Nassar&lt;/Author&gt;&lt;Year&gt;2016&lt;/Year&gt;&lt;RecNum&gt;287&lt;/RecNum&gt;&lt;DisplayText&gt;&lt;style face="superscript"&gt;58&lt;/style&gt;&lt;/DisplayText&gt;&lt;record&gt;&lt;rec-number&gt;287&lt;/rec-number&gt;&lt;foreign-keys&gt;&lt;key app="EN" db-id="xrp5dt9p9p0rr9exz935twzaeaveax2asdvx" timestamp="1730904345"&gt;287&lt;/key&gt;&lt;/foreign-keys&gt;&lt;ref-type name="Journal Article"&gt;17&lt;/ref-type&gt;&lt;contributors&gt;&lt;authors&gt;&lt;author&gt;Nassar, M. R.&lt;/author&gt;&lt;author&gt;Frank, M. J.&lt;/author&gt;&lt;/authors&gt;&lt;/contributors&gt;&lt;auth-address&gt;Department of Cognitive, Linguistic and Psychological Sciences, Brown Institute for Brain Science, Brown University, Providence RI 02912-1821.&lt;/auth-address&gt;&lt;titles&gt;&lt;title&gt;Taming the beast: extracting generalizable knowledge from computational models of cognition&lt;/title&gt;&lt;secondary-title&gt;Curr Opin Behav Sci&lt;/secondary-title&gt;&lt;/titles&gt;&lt;periodical&gt;&lt;full-title&gt;Curr Opin Behav Sci&lt;/full-title&gt;&lt;/periodical&gt;&lt;pages&gt;49-54&lt;/pages&gt;&lt;volume&gt;11&lt;/volume&gt;&lt;dates&gt;&lt;year&gt;2016&lt;/year&gt;&lt;pub-dates&gt;&lt;date&gt;Oct&lt;/date&gt;&lt;/pub-dates&gt;&lt;/dates&gt;&lt;isbn&gt;2352-1546 (Print)&amp;#xD;2352-1546&lt;/isbn&gt;&lt;accession-num&gt;27574699&lt;/accession-num&gt;&lt;urls&gt;&lt;/urls&gt;&lt;custom2&gt;PMC5001502&lt;/custom2&gt;&lt;custom6&gt;NIHMS780191&lt;/custom6&gt;&lt;electronic-resource-num&gt;10.1016/j.cobeha.2016.04.003&lt;/electronic-resource-num&gt;&lt;remote-database-provider&gt;NLM&lt;/remote-database-provider&gt;&lt;language&gt;eng&lt;/language&gt;&lt;/record&gt;&lt;/Cite&gt;&lt;/EndNote&gt;</w:instrText>
      </w:r>
      <w:r w:rsidR="009D70CB">
        <w:rPr>
          <w:rFonts w:ascii="Arial" w:hAnsi="Arial" w:cs="Arial"/>
          <w:sz w:val="20"/>
          <w:szCs w:val="20"/>
        </w:rPr>
        <w:fldChar w:fldCharType="separate"/>
      </w:r>
      <w:r w:rsidR="002A7213" w:rsidRPr="002A7213">
        <w:rPr>
          <w:rFonts w:ascii="Arial" w:hAnsi="Arial" w:cs="Arial"/>
          <w:noProof/>
          <w:sz w:val="20"/>
          <w:szCs w:val="20"/>
          <w:vertAlign w:val="superscript"/>
        </w:rPr>
        <w:t>58</w:t>
      </w:r>
      <w:r w:rsidR="009D70CB">
        <w:rPr>
          <w:rFonts w:ascii="Arial" w:hAnsi="Arial" w:cs="Arial"/>
          <w:sz w:val="20"/>
          <w:szCs w:val="20"/>
        </w:rPr>
        <w:fldChar w:fldCharType="end"/>
      </w:r>
      <w:r w:rsidR="0090051F">
        <w:rPr>
          <w:rFonts w:ascii="Arial" w:hAnsi="Arial" w:cs="Arial"/>
          <w:sz w:val="20"/>
          <w:szCs w:val="20"/>
        </w:rPr>
        <w:t>.</w:t>
      </w:r>
    </w:p>
    <w:p w14:paraId="1E784452" w14:textId="77777777" w:rsidR="00870539" w:rsidRPr="006A0173" w:rsidRDefault="00870539" w:rsidP="00D5030A">
      <w:pPr>
        <w:jc w:val="both"/>
        <w:rPr>
          <w:rFonts w:ascii="Arial" w:eastAsia="Calibri" w:hAnsi="Arial" w:cs="Arial"/>
          <w:b/>
          <w:color w:val="000000" w:themeColor="text1"/>
          <w:kern w:val="0"/>
          <w:sz w:val="12"/>
          <w:szCs w:val="12"/>
          <w:lang w:eastAsia="en-GB" w:bidi="he-IL"/>
          <w14:ligatures w14:val="none"/>
        </w:rPr>
      </w:pPr>
    </w:p>
    <w:p w14:paraId="1BFB8908" w14:textId="77777777" w:rsidR="00C6105B" w:rsidRPr="003B2415" w:rsidRDefault="00C6105B" w:rsidP="00D5030A">
      <w:pPr>
        <w:jc w:val="both"/>
        <w:rPr>
          <w:rFonts w:ascii="Arial" w:eastAsia="Calibri" w:hAnsi="Arial" w:cs="Arial"/>
          <w:color w:val="000000" w:themeColor="text1"/>
          <w:kern w:val="0"/>
          <w:sz w:val="20"/>
          <w:szCs w:val="20"/>
          <w:lang w:eastAsia="en-GB" w:bidi="he-IL"/>
          <w14:ligatures w14:val="none"/>
        </w:rPr>
      </w:pPr>
      <w:r w:rsidRPr="003B2415">
        <w:rPr>
          <w:rFonts w:ascii="Arial" w:eastAsia="Calibri" w:hAnsi="Arial" w:cs="Arial"/>
          <w:b/>
          <w:bCs/>
          <w:color w:val="000000" w:themeColor="text1"/>
          <w:kern w:val="0"/>
          <w:sz w:val="20"/>
          <w:szCs w:val="20"/>
          <w:lang w:eastAsia="en-GB" w:bidi="he-IL"/>
          <w14:ligatures w14:val="none"/>
        </w:rPr>
        <w:t>Aim 2: Test model-predictions in a novel task framework for generalization.</w:t>
      </w:r>
      <w:r w:rsidRPr="003B2415">
        <w:rPr>
          <w:rFonts w:ascii="Arial" w:eastAsia="Calibri" w:hAnsi="Arial" w:cs="Arial"/>
          <w:color w:val="000000" w:themeColor="text1"/>
          <w:kern w:val="0"/>
          <w:sz w:val="20"/>
          <w:szCs w:val="20"/>
          <w:lang w:eastAsia="en-GB" w:bidi="he-IL"/>
          <w14:ligatures w14:val="none"/>
        </w:rPr>
        <w:t xml:space="preserve"> </w:t>
      </w:r>
    </w:p>
    <w:p w14:paraId="1BC4C60F" w14:textId="77777777" w:rsidR="00C6105B" w:rsidRDefault="00C6105B" w:rsidP="00D5030A">
      <w:pPr>
        <w:jc w:val="both"/>
        <w:rPr>
          <w:rFonts w:ascii="Arial" w:eastAsia="Calibri" w:hAnsi="Arial" w:cs="Arial"/>
          <w:color w:val="000000" w:themeColor="text1"/>
          <w:sz w:val="20"/>
          <w:szCs w:val="20"/>
          <w:lang w:eastAsia="en-GB" w:bidi="he-IL"/>
        </w:rPr>
      </w:pPr>
      <w:r w:rsidRPr="003B2415">
        <w:rPr>
          <w:rFonts w:ascii="Arial" w:eastAsia="Calibri" w:hAnsi="Arial" w:cs="Arial"/>
          <w:color w:val="000000" w:themeColor="text1"/>
          <w:sz w:val="20"/>
          <w:szCs w:val="20"/>
          <w:lang w:eastAsia="en-GB" w:bidi="he-IL"/>
        </w:rPr>
        <w:t xml:space="preserve">Our first Aim will examine whether and how control adjustments RNN embeddings can explain behavioral and neural cognitive control phenomenon in a previously developed flanker task. However, success at this endeavor would still leave open an important question: do the “control knobs” that explain cognitive control depend on task conditions, or even tasks themselves? For example, we might identify </w:t>
      </w:r>
      <w:proofErr w:type="spellStart"/>
      <w:r w:rsidRPr="003B2415">
        <w:rPr>
          <w:rFonts w:ascii="Arial" w:eastAsia="Calibri" w:hAnsi="Arial" w:cs="Arial"/>
          <w:color w:val="000000" w:themeColor="text1"/>
          <w:sz w:val="20"/>
          <w:szCs w:val="20"/>
          <w:lang w:eastAsia="en-GB" w:bidi="he-IL"/>
        </w:rPr>
        <w:t>an</w:t>
      </w:r>
      <w:proofErr w:type="spellEnd"/>
      <w:r w:rsidRPr="003B2415">
        <w:rPr>
          <w:rFonts w:ascii="Arial" w:eastAsia="Calibri" w:hAnsi="Arial" w:cs="Arial"/>
          <w:color w:val="000000" w:themeColor="text1"/>
          <w:sz w:val="20"/>
          <w:szCs w:val="20"/>
          <w:lang w:eastAsia="en-GB" w:bidi="he-IL"/>
        </w:rPr>
        <w:t xml:space="preserve"> embedding space over which our model could reproduce control structure within the flanker task data examined in Aim 1, but there are no guarantees that this embedding space would make accurate predictions for a new set of experimental manipulations (for example, the proportion of congruent/incongruent trials). Beyond this, it would leave open the question of whether the learned control representations from one task might be “reused” in another task, thereby providing a general mechanism for control. Together, these two questions can be thought of as asking whether control representations in our model are capable of “near” and “far” transfer. </w:t>
      </w:r>
    </w:p>
    <w:p w14:paraId="29A00590" w14:textId="77777777" w:rsidR="00C554F1" w:rsidRPr="006A0173" w:rsidRDefault="00C554F1" w:rsidP="00D5030A">
      <w:pPr>
        <w:jc w:val="both"/>
        <w:rPr>
          <w:rFonts w:ascii="Arial" w:eastAsia="Calibri" w:hAnsi="Arial" w:cs="Arial"/>
          <w:color w:val="000000" w:themeColor="text1"/>
          <w:kern w:val="0"/>
          <w:sz w:val="12"/>
          <w:szCs w:val="12"/>
          <w:lang w:eastAsia="en-GB" w:bidi="he-IL"/>
          <w14:ligatures w14:val="none"/>
        </w:rPr>
      </w:pPr>
    </w:p>
    <w:p w14:paraId="66EEF23B" w14:textId="514F709E" w:rsidR="00C6105B" w:rsidRPr="003B2415" w:rsidRDefault="4843042D" w:rsidP="00D5030A">
      <w:pPr>
        <w:jc w:val="both"/>
        <w:rPr>
          <w:rFonts w:ascii="Arial" w:eastAsia="Calibri" w:hAnsi="Arial" w:cs="Arial"/>
          <w:color w:val="000000" w:themeColor="text1"/>
          <w:sz w:val="20"/>
          <w:szCs w:val="20"/>
          <w:lang w:eastAsia="en-GB" w:bidi="he-IL"/>
        </w:rPr>
      </w:pPr>
      <w:r w:rsidRPr="003B2415">
        <w:rPr>
          <w:rFonts w:ascii="Arial" w:eastAsia="Calibri" w:hAnsi="Arial" w:cs="Arial"/>
          <w:color w:val="000000" w:themeColor="text1"/>
          <w:sz w:val="20"/>
          <w:szCs w:val="20"/>
          <w:lang w:eastAsia="en-GB" w:bidi="he-IL"/>
        </w:rPr>
        <w:t xml:space="preserve">We will address these questions in Aim 2 through additional computational modeling in combination with a new set of empirical studies conducted in humans. The modeling approach will involve two distinct steps: first we will test predictions from the models developed in Aim 1, focusing primarily on those that offered the best explanations of our existing human data, for a variant of the flanker task that includes dynamic changes in the underlying probability of congruency as well as an additional manipulation of the timing between the onset of flankers and target stimulus. The second modeling step will involve extending the model slightly and retraining it to perform two very different control tasks, the first being the extended flanker task, and the second being a dot-motion conflict task. </w:t>
      </w:r>
    </w:p>
    <w:p w14:paraId="38A13596" w14:textId="77777777" w:rsidR="00C554F1" w:rsidRPr="006A0173" w:rsidRDefault="00C554F1" w:rsidP="00D5030A">
      <w:pPr>
        <w:jc w:val="both"/>
        <w:rPr>
          <w:rFonts w:ascii="Arial" w:eastAsia="Calibri" w:hAnsi="Arial" w:cs="Arial"/>
          <w:color w:val="000000" w:themeColor="text1"/>
          <w:sz w:val="12"/>
          <w:szCs w:val="12"/>
          <w:lang w:eastAsia="en-GB" w:bidi="he-IL"/>
        </w:rPr>
      </w:pPr>
    </w:p>
    <w:p w14:paraId="77CFB7E4" w14:textId="1506C972" w:rsidR="00C6105B" w:rsidRDefault="4843042D" w:rsidP="00D5030A">
      <w:pPr>
        <w:jc w:val="both"/>
        <w:rPr>
          <w:rFonts w:ascii="Arial" w:eastAsia="Calibri" w:hAnsi="Arial" w:cs="Arial"/>
          <w:color w:val="000000" w:themeColor="text1"/>
          <w:sz w:val="20"/>
          <w:szCs w:val="20"/>
          <w:lang w:eastAsia="en-GB" w:bidi="he-IL"/>
        </w:rPr>
      </w:pPr>
      <w:r w:rsidRPr="003B2415">
        <w:rPr>
          <w:rFonts w:ascii="Arial" w:eastAsia="Calibri" w:hAnsi="Arial" w:cs="Arial"/>
          <w:color w:val="000000" w:themeColor="text1"/>
          <w:sz w:val="20"/>
          <w:szCs w:val="20"/>
          <w:lang w:eastAsia="en-GB" w:bidi="he-IL"/>
        </w:rPr>
        <w:t xml:space="preserve">To develop model predictions for near-transfer we will use the fully trained model set developed in Aim 1 to make predictions for a novel variant of the flanker task. The novel variant will include the same stimuli and trial structure, but will use a fixed inter-trial interval and flanker distance. Instead, the novel task will include two additional task manipulations. First, we will manipulate the time between flanker onset and target onset, such that some trials show the target simultaneous with the flankers, whereas other trials show the target up to 150 msec after the onset of the flanker stimuli. Second, we will manipulate the trial structure such that the average level of congruency changes in blocks of 10-40 trials through discrete transitions at which time the proportion of congruent trials is sampled from a uniform distribution ranging from 20% to 80%. Performance of the models will be characterized in terms of average reward rate through exhaustive simulations. Simulated choices and response times from the various RNNs will be analyzed through regression analyses to measure the effects of manipulations on both of these factors, as well as by fitting a model previously developed by our team that combines an RL component </w:t>
      </w:r>
      <w:del w:id="20" w:author="mattnassar@gmail.com" w:date="2024-11-10T14:52:00Z" w16du:dateUtc="2024-11-10T19:52:00Z">
        <w:r w:rsidRPr="003B2415" w:rsidDel="00D26ACC">
          <w:rPr>
            <w:rFonts w:ascii="Arial" w:eastAsia="Calibri" w:hAnsi="Arial" w:cs="Arial"/>
            <w:color w:val="000000" w:themeColor="text1"/>
            <w:sz w:val="20"/>
            <w:szCs w:val="20"/>
            <w:lang w:eastAsia="en-GB" w:bidi="he-IL"/>
          </w:rPr>
          <w:delText xml:space="preserve">capturing </w:delText>
        </w:r>
      </w:del>
      <w:ins w:id="21" w:author="mattnassar@gmail.com" w:date="2024-11-10T14:52:00Z" w16du:dateUtc="2024-11-10T19:52:00Z">
        <w:r w:rsidR="00D26ACC">
          <w:rPr>
            <w:rFonts w:ascii="Arial" w:eastAsia="Calibri" w:hAnsi="Arial" w:cs="Arial"/>
            <w:color w:val="000000" w:themeColor="text1"/>
            <w:sz w:val="20"/>
            <w:szCs w:val="20"/>
            <w:lang w:eastAsia="en-GB" w:bidi="he-IL"/>
          </w:rPr>
          <w:t>that captures</w:t>
        </w:r>
        <w:r w:rsidR="00D26ACC" w:rsidRPr="003B2415">
          <w:rPr>
            <w:rFonts w:ascii="Arial" w:eastAsia="Calibri" w:hAnsi="Arial" w:cs="Arial"/>
            <w:color w:val="000000" w:themeColor="text1"/>
            <w:sz w:val="20"/>
            <w:szCs w:val="20"/>
            <w:lang w:eastAsia="en-GB" w:bidi="he-IL"/>
          </w:rPr>
          <w:t xml:space="preserve"> </w:t>
        </w:r>
      </w:ins>
      <w:r w:rsidRPr="003B2415">
        <w:rPr>
          <w:rFonts w:ascii="Arial" w:eastAsia="Calibri" w:hAnsi="Arial" w:cs="Arial"/>
          <w:color w:val="000000" w:themeColor="text1"/>
          <w:sz w:val="20"/>
          <w:szCs w:val="20"/>
          <w:lang w:eastAsia="en-GB" w:bidi="he-IL"/>
        </w:rPr>
        <w:t xml:space="preserve">trial-to-trial control adjustments </w:t>
      </w:r>
      <w:del w:id="22" w:author="mattnassar@gmail.com" w:date="2024-11-10T14:53:00Z" w16du:dateUtc="2024-11-10T19:53:00Z">
        <w:r w:rsidRPr="003B2415" w:rsidDel="00D26ACC">
          <w:rPr>
            <w:rFonts w:ascii="Arial" w:eastAsia="Calibri" w:hAnsi="Arial" w:cs="Arial"/>
            <w:color w:val="000000" w:themeColor="text1"/>
            <w:sz w:val="20"/>
            <w:szCs w:val="20"/>
            <w:lang w:eastAsia="en-GB" w:bidi="he-IL"/>
          </w:rPr>
          <w:delText xml:space="preserve">with </w:delText>
        </w:r>
      </w:del>
      <w:ins w:id="23" w:author="mattnassar@gmail.com" w:date="2024-11-10T14:53:00Z" w16du:dateUtc="2024-11-10T19:53:00Z">
        <w:r w:rsidR="00D26ACC">
          <w:rPr>
            <w:rFonts w:ascii="Arial" w:eastAsia="Calibri" w:hAnsi="Arial" w:cs="Arial"/>
            <w:color w:val="000000" w:themeColor="text1"/>
            <w:sz w:val="20"/>
            <w:szCs w:val="20"/>
            <w:lang w:eastAsia="en-GB" w:bidi="he-IL"/>
          </w:rPr>
          <w:t xml:space="preserve">and </w:t>
        </w:r>
      </w:ins>
      <w:r w:rsidRPr="003B2415">
        <w:rPr>
          <w:rFonts w:ascii="Arial" w:eastAsia="Calibri" w:hAnsi="Arial" w:cs="Arial"/>
          <w:color w:val="000000" w:themeColor="text1"/>
          <w:sz w:val="20"/>
          <w:szCs w:val="20"/>
          <w:lang w:eastAsia="en-GB" w:bidi="he-IL"/>
        </w:rPr>
        <w:t xml:space="preserve">a drift-diffusion component that captures within trial dynamics. We will also characterize the within-trial dynamics of the RNNs, as measured through the difference in subthreshold output activations favoring right versus left responses, separately for each task condition. These descriptive measures will serve as predictions for a “near-transfer” empirical study that will also be conducted as part of this Aim. </w:t>
      </w:r>
    </w:p>
    <w:p w14:paraId="4FFDD251" w14:textId="77777777" w:rsidR="00EF7346" w:rsidRPr="00D5030A" w:rsidRDefault="00EF7346" w:rsidP="00D5030A">
      <w:pPr>
        <w:jc w:val="both"/>
        <w:rPr>
          <w:rFonts w:ascii="Arial" w:eastAsia="Calibri" w:hAnsi="Arial" w:cs="Arial"/>
          <w:color w:val="000000" w:themeColor="text1"/>
          <w:sz w:val="12"/>
          <w:szCs w:val="12"/>
          <w:lang w:eastAsia="en-GB" w:bidi="he-IL"/>
        </w:rPr>
      </w:pPr>
    </w:p>
    <w:p w14:paraId="53B084C8" w14:textId="5529A6DF" w:rsidR="00EF7346" w:rsidRDefault="4843042D" w:rsidP="00D5030A">
      <w:pPr>
        <w:jc w:val="both"/>
        <w:rPr>
          <w:rFonts w:ascii="Arial" w:eastAsia="Calibri" w:hAnsi="Arial" w:cs="Arial"/>
          <w:color w:val="000000" w:themeColor="text1"/>
          <w:kern w:val="0"/>
          <w:sz w:val="20"/>
          <w:szCs w:val="20"/>
          <w:lang w:eastAsia="en-GB" w:bidi="he-IL"/>
          <w14:ligatures w14:val="none"/>
        </w:rPr>
      </w:pPr>
      <w:r w:rsidRPr="003B2415">
        <w:rPr>
          <w:rFonts w:ascii="Arial" w:eastAsia="Calibri" w:hAnsi="Arial" w:cs="Arial"/>
          <w:color w:val="000000" w:themeColor="text1"/>
          <w:sz w:val="20"/>
          <w:szCs w:val="20"/>
          <w:lang w:eastAsia="en-GB" w:bidi="he-IL"/>
        </w:rPr>
        <w:t xml:space="preserve">To address far transfer, we first introduce a second cognitive control task. The task will require participants to fixate centrally </w:t>
      </w:r>
      <w:del w:id="24" w:author="mattnassar@gmail.com" w:date="2024-11-10T14:53:00Z" w16du:dateUtc="2024-11-10T19:53:00Z">
        <w:r w:rsidRPr="003B2415" w:rsidDel="00D26ACC">
          <w:rPr>
            <w:rFonts w:ascii="Arial" w:eastAsia="Calibri" w:hAnsi="Arial" w:cs="Arial"/>
            <w:color w:val="000000" w:themeColor="text1"/>
            <w:sz w:val="20"/>
            <w:szCs w:val="20"/>
            <w:lang w:eastAsia="en-GB" w:bidi="he-IL"/>
          </w:rPr>
          <w:delText xml:space="preserve">at </w:delText>
        </w:r>
      </w:del>
      <w:ins w:id="25" w:author="mattnassar@gmail.com" w:date="2024-11-10T14:53:00Z" w16du:dateUtc="2024-11-10T19:53:00Z">
        <w:r w:rsidR="00D26ACC">
          <w:rPr>
            <w:rFonts w:ascii="Arial" w:eastAsia="Calibri" w:hAnsi="Arial" w:cs="Arial"/>
            <w:color w:val="000000" w:themeColor="text1"/>
            <w:sz w:val="20"/>
            <w:szCs w:val="20"/>
            <w:lang w:eastAsia="en-GB" w:bidi="he-IL"/>
          </w:rPr>
          <w:t>on</w:t>
        </w:r>
        <w:r w:rsidR="00D26ACC" w:rsidRPr="003B2415">
          <w:rPr>
            <w:rFonts w:ascii="Arial" w:eastAsia="Calibri" w:hAnsi="Arial" w:cs="Arial"/>
            <w:color w:val="000000" w:themeColor="text1"/>
            <w:sz w:val="20"/>
            <w:szCs w:val="20"/>
            <w:lang w:eastAsia="en-GB" w:bidi="he-IL"/>
          </w:rPr>
          <w:t xml:space="preserve"> </w:t>
        </w:r>
      </w:ins>
      <w:r w:rsidRPr="003B2415">
        <w:rPr>
          <w:rFonts w:ascii="Arial" w:eastAsia="Calibri" w:hAnsi="Arial" w:cs="Arial"/>
          <w:color w:val="000000" w:themeColor="text1"/>
          <w:sz w:val="20"/>
          <w:szCs w:val="20"/>
          <w:lang w:eastAsia="en-GB" w:bidi="he-IL"/>
        </w:rPr>
        <w:t xml:space="preserve">a field of dots with both color (blue-yellow) and motion (left-right) </w:t>
      </w:r>
      <w:ins w:id="26" w:author="mattnassar@gmail.com" w:date="2024-11-10T14:54:00Z" w16du:dateUtc="2024-11-10T19:54:00Z">
        <w:r w:rsidR="00D26ACC">
          <w:rPr>
            <w:rFonts w:ascii="Arial" w:eastAsia="Calibri" w:hAnsi="Arial" w:cs="Arial"/>
            <w:color w:val="000000" w:themeColor="text1"/>
            <w:sz w:val="20"/>
            <w:szCs w:val="20"/>
            <w:lang w:eastAsia="en-GB" w:bidi="he-IL"/>
          </w:rPr>
          <w:t xml:space="preserve">coherences </w:t>
        </w:r>
        <w:r w:rsidR="00D26ACC" w:rsidRPr="003B2415">
          <w:rPr>
            <w:rFonts w:ascii="Arial" w:eastAsia="Calibri" w:hAnsi="Arial" w:cs="Arial"/>
            <w:color w:val="000000" w:themeColor="text1"/>
            <w:sz w:val="20"/>
            <w:szCs w:val="20"/>
            <w:lang w:eastAsia="en-GB" w:bidi="he-IL"/>
          </w:rPr>
          <w:t>(overall strength of motion/color information)</w:t>
        </w:r>
        <w:r w:rsidR="00D26ACC">
          <w:rPr>
            <w:rFonts w:ascii="Arial" w:eastAsia="Calibri" w:hAnsi="Arial" w:cs="Arial"/>
            <w:color w:val="000000" w:themeColor="text1"/>
            <w:sz w:val="20"/>
            <w:szCs w:val="20"/>
            <w:lang w:eastAsia="en-GB" w:bidi="he-IL"/>
          </w:rPr>
          <w:t xml:space="preserve"> </w:t>
        </w:r>
      </w:ins>
      <w:r w:rsidRPr="003B2415">
        <w:rPr>
          <w:rFonts w:ascii="Arial" w:eastAsia="Calibri" w:hAnsi="Arial" w:cs="Arial"/>
          <w:color w:val="000000" w:themeColor="text1"/>
          <w:sz w:val="20"/>
          <w:szCs w:val="20"/>
          <w:lang w:eastAsia="en-GB" w:bidi="he-IL"/>
        </w:rPr>
        <w:t>that are manipulated from trial-to</w:t>
      </w:r>
      <w:ins w:id="27" w:author="mattnassar@gmail.com" w:date="2024-11-10T14:55:00Z" w16du:dateUtc="2024-11-10T19:55:00Z">
        <w:r w:rsidR="00D26ACC">
          <w:rPr>
            <w:rFonts w:ascii="Arial" w:eastAsia="Calibri" w:hAnsi="Arial" w:cs="Arial"/>
            <w:color w:val="000000" w:themeColor="text1"/>
            <w:sz w:val="20"/>
            <w:szCs w:val="20"/>
            <w:lang w:eastAsia="en-GB" w:bidi="he-IL"/>
          </w:rPr>
          <w:t>-trial</w:t>
        </w:r>
      </w:ins>
      <w:del w:id="28" w:author="mattnassar@gmail.com" w:date="2024-11-10T14:55:00Z" w16du:dateUtc="2024-11-10T19:55:00Z">
        <w:r w:rsidRPr="003B2415" w:rsidDel="00D26ACC">
          <w:rPr>
            <w:rFonts w:ascii="Arial" w:eastAsia="Calibri" w:hAnsi="Arial" w:cs="Arial"/>
            <w:color w:val="000000" w:themeColor="text1"/>
            <w:sz w:val="20"/>
            <w:szCs w:val="20"/>
            <w:lang w:eastAsia="en-GB" w:bidi="he-IL"/>
          </w:rPr>
          <w:delText>-trial in terms of their categories and coherence (i</w:delText>
        </w:r>
        <w:r w:rsidR="00710630" w:rsidDel="00D26ACC">
          <w:rPr>
            <w:rFonts w:ascii="Arial" w:eastAsia="Calibri" w:hAnsi="Arial" w:cs="Arial"/>
            <w:color w:val="000000" w:themeColor="text1"/>
            <w:sz w:val="20"/>
            <w:szCs w:val="20"/>
            <w:lang w:eastAsia="en-GB" w:bidi="he-IL"/>
          </w:rPr>
          <w:delText>.</w:delText>
        </w:r>
        <w:r w:rsidRPr="003B2415" w:rsidDel="00D26ACC">
          <w:rPr>
            <w:rFonts w:ascii="Arial" w:eastAsia="Calibri" w:hAnsi="Arial" w:cs="Arial"/>
            <w:color w:val="000000" w:themeColor="text1"/>
            <w:sz w:val="20"/>
            <w:szCs w:val="20"/>
            <w:lang w:eastAsia="en-GB" w:bidi="he-IL"/>
          </w:rPr>
          <w:delText>e.</w:delText>
        </w:r>
        <w:r w:rsidR="00710630" w:rsidDel="00D26ACC">
          <w:rPr>
            <w:rFonts w:ascii="Arial" w:eastAsia="Calibri" w:hAnsi="Arial" w:cs="Arial"/>
            <w:color w:val="000000" w:themeColor="text1"/>
            <w:sz w:val="20"/>
            <w:szCs w:val="20"/>
            <w:lang w:eastAsia="en-GB" w:bidi="he-IL"/>
          </w:rPr>
          <w:delText>,</w:delText>
        </w:r>
        <w:r w:rsidRPr="003B2415" w:rsidDel="00D26ACC">
          <w:rPr>
            <w:rFonts w:ascii="Arial" w:eastAsia="Calibri" w:hAnsi="Arial" w:cs="Arial"/>
            <w:color w:val="000000" w:themeColor="text1"/>
            <w:sz w:val="20"/>
            <w:szCs w:val="20"/>
            <w:lang w:eastAsia="en-GB" w:bidi="he-IL"/>
          </w:rPr>
          <w:delText xml:space="preserve"> overall strength of motion/color information)</w:delText>
        </w:r>
      </w:del>
      <w:r w:rsidRPr="003B2415">
        <w:rPr>
          <w:rFonts w:ascii="Arial" w:eastAsia="Calibri" w:hAnsi="Arial" w:cs="Arial"/>
          <w:color w:val="000000" w:themeColor="text1"/>
          <w:sz w:val="20"/>
          <w:szCs w:val="20"/>
          <w:lang w:eastAsia="en-GB" w:bidi="he-IL"/>
        </w:rPr>
        <w:t xml:space="preserve">. Participants will be instructed to identify the dominant color in the stimulus and signal their decision through a left- or right-handed response. The mapping between color and correct response will be signaled to the participant through a set of colored targets (blue/yellow) appearing on the left and right side of the motion stimulus. The mapping will vary across trials with the blue and yellow targets equally likely to be associated with rightward/leftward responses. Successful task performance thus requires participants to combine information about the dominant color of the stimulus (e.g., blue) with a cue (e.g., blue circle appearing on left side of screen) in order to produce the correct response (left button press). Motion in this task is completely incidental and unrelated to performance, however, previous work </w:t>
      </w:r>
      <w:r w:rsidR="00290B93">
        <w:rPr>
          <w:rFonts w:ascii="Arial" w:eastAsia="Calibri" w:hAnsi="Arial" w:cs="Arial"/>
          <w:color w:val="000000" w:themeColor="text1"/>
          <w:sz w:val="20"/>
          <w:szCs w:val="20"/>
          <w:lang w:eastAsia="en-GB" w:bidi="he-IL"/>
        </w:rPr>
        <w:t xml:space="preserve">including </w:t>
      </w:r>
      <w:r w:rsidR="00A46E78">
        <w:rPr>
          <w:rFonts w:ascii="Arial" w:eastAsia="Calibri" w:hAnsi="Arial" w:cs="Arial"/>
          <w:color w:val="000000" w:themeColor="text1"/>
          <w:sz w:val="20"/>
          <w:szCs w:val="20"/>
          <w:lang w:eastAsia="en-GB" w:bidi="he-IL"/>
        </w:rPr>
        <w:t xml:space="preserve">work </w:t>
      </w:r>
      <w:r w:rsidRPr="003B2415">
        <w:rPr>
          <w:rFonts w:ascii="Arial" w:eastAsia="Calibri" w:hAnsi="Arial" w:cs="Arial"/>
          <w:color w:val="000000" w:themeColor="text1"/>
          <w:sz w:val="20"/>
          <w:szCs w:val="20"/>
          <w:lang w:eastAsia="en-GB" w:bidi="he-IL"/>
        </w:rPr>
        <w:t>by our research team has shown that participants are both slower and less accurate when motion information (</w:t>
      </w:r>
      <w:del w:id="29" w:author="mattnassar@gmail.com" w:date="2024-11-10T14:55:00Z" w16du:dateUtc="2024-11-10T19:55:00Z">
        <w:r w:rsidR="002874B0" w:rsidRPr="003B2415" w:rsidDel="00D26ACC">
          <w:rPr>
            <w:rFonts w:ascii="Arial" w:eastAsia="Calibri" w:hAnsi="Arial" w:cs="Arial"/>
            <w:color w:val="000000" w:themeColor="text1"/>
            <w:sz w:val="20"/>
            <w:szCs w:val="20"/>
            <w:lang w:eastAsia="en-GB" w:bidi="he-IL"/>
          </w:rPr>
          <w:delText>i.e.</w:delText>
        </w:r>
        <w:r w:rsidRPr="003B2415" w:rsidDel="00D26ACC">
          <w:rPr>
            <w:rFonts w:ascii="Arial" w:eastAsia="Calibri" w:hAnsi="Arial" w:cs="Arial"/>
            <w:color w:val="000000" w:themeColor="text1"/>
            <w:sz w:val="20"/>
            <w:szCs w:val="20"/>
            <w:lang w:eastAsia="en-GB" w:bidi="he-IL"/>
          </w:rPr>
          <w:delText xml:space="preserve">. </w:delText>
        </w:r>
      </w:del>
      <w:r w:rsidRPr="003B2415">
        <w:rPr>
          <w:rFonts w:ascii="Arial" w:eastAsia="Calibri" w:hAnsi="Arial" w:cs="Arial"/>
          <w:color w:val="000000" w:themeColor="text1"/>
          <w:sz w:val="20"/>
          <w:szCs w:val="20"/>
          <w:lang w:eastAsia="en-GB" w:bidi="he-IL"/>
        </w:rPr>
        <w:t xml:space="preserve">leftward/rightward) is incongruent with the correct response option </w:t>
      </w:r>
      <w:r w:rsidR="002623D2">
        <w:rPr>
          <w:rFonts w:ascii="Arial" w:eastAsia="Calibri" w:hAnsi="Arial" w:cs="Arial"/>
          <w:color w:val="000000" w:themeColor="text1"/>
          <w:sz w:val="20"/>
          <w:szCs w:val="20"/>
          <w:lang w:eastAsia="en-GB" w:bidi="he-IL"/>
        </w:rPr>
        <w:fldChar w:fldCharType="begin">
          <w:fldData xml:space="preserve">PEVuZE5vdGU+PENpdGU+PEF1dGhvcj5EYW5pZWxtZWllcjwvQXV0aG9yPjxZZWFyPjIwMTE8L1ll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</w:fldData>
        </w:fldChar>
      </w:r>
      <w:r w:rsidR="00487CB6">
        <w:rPr>
          <w:rFonts w:ascii="Arial" w:eastAsia="Calibri" w:hAnsi="Arial" w:cs="Arial"/>
          <w:color w:val="000000" w:themeColor="text1"/>
          <w:sz w:val="20"/>
          <w:szCs w:val="20"/>
          <w:lang w:eastAsia="en-GB" w:bidi="he-IL"/>
        </w:rPr>
        <w:instrText xml:space="preserve"> ADDIN EN.CITE </w:instrText>
      </w:r>
      <w:r w:rsidR="00487CB6">
        <w:rPr>
          <w:rFonts w:ascii="Arial" w:eastAsia="Calibri" w:hAnsi="Arial" w:cs="Arial"/>
          <w:color w:val="000000" w:themeColor="text1"/>
          <w:sz w:val="20"/>
          <w:szCs w:val="20"/>
          <w:lang w:eastAsia="en-GB" w:bidi="he-IL"/>
        </w:rPr>
        <w:fldChar w:fldCharType="begin">
          <w:fldData xml:space="preserve">PEVuZE5vdGU+PENpdGU+PEF1dGhvcj5EYW5pZWxtZWllcjwvQXV0aG9yPjxZZWFyPjIwMTE8L1ll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</w:fldData>
        </w:fldChar>
      </w:r>
      <w:r w:rsidR="00487CB6">
        <w:rPr>
          <w:rFonts w:ascii="Arial" w:eastAsia="Calibri" w:hAnsi="Arial" w:cs="Arial"/>
          <w:color w:val="000000" w:themeColor="text1"/>
          <w:sz w:val="20"/>
          <w:szCs w:val="20"/>
          <w:lang w:eastAsia="en-GB" w:bidi="he-IL"/>
        </w:rPr>
        <w:instrText xml:space="preserve"> ADDIN EN.CITE.DATA </w:instrText>
      </w:r>
      <w:r w:rsidR="00487CB6">
        <w:rPr>
          <w:rFonts w:ascii="Arial" w:eastAsia="Calibri" w:hAnsi="Arial" w:cs="Arial"/>
          <w:color w:val="000000" w:themeColor="text1"/>
          <w:sz w:val="20"/>
          <w:szCs w:val="20"/>
          <w:lang w:eastAsia="en-GB" w:bidi="he-IL"/>
        </w:rPr>
      </w:r>
      <w:r w:rsidR="00487CB6">
        <w:rPr>
          <w:rFonts w:ascii="Arial" w:eastAsia="Calibri" w:hAnsi="Arial" w:cs="Arial"/>
          <w:color w:val="000000" w:themeColor="text1"/>
          <w:sz w:val="20"/>
          <w:szCs w:val="20"/>
          <w:lang w:eastAsia="en-GB" w:bidi="he-IL"/>
        </w:rPr>
        <w:fldChar w:fldCharType="end"/>
      </w:r>
      <w:r w:rsidR="002623D2">
        <w:rPr>
          <w:rFonts w:ascii="Arial" w:eastAsia="Calibri" w:hAnsi="Arial" w:cs="Arial"/>
          <w:color w:val="000000" w:themeColor="text1"/>
          <w:sz w:val="20"/>
          <w:szCs w:val="20"/>
          <w:lang w:eastAsia="en-GB" w:bidi="he-IL"/>
        </w:rPr>
      </w:r>
      <w:r w:rsidR="002623D2">
        <w:rPr>
          <w:rFonts w:ascii="Arial" w:eastAsia="Calibri" w:hAnsi="Arial" w:cs="Arial"/>
          <w:color w:val="000000" w:themeColor="text1"/>
          <w:sz w:val="20"/>
          <w:szCs w:val="20"/>
          <w:lang w:eastAsia="en-GB" w:bidi="he-IL"/>
        </w:rPr>
        <w:fldChar w:fldCharType="separate"/>
      </w:r>
      <w:r w:rsidR="00487CB6" w:rsidRPr="00487CB6">
        <w:rPr>
          <w:rFonts w:ascii="Arial" w:eastAsia="Calibri" w:hAnsi="Arial" w:cs="Arial"/>
          <w:noProof/>
          <w:color w:val="000000" w:themeColor="text1"/>
          <w:sz w:val="20"/>
          <w:szCs w:val="20"/>
          <w:vertAlign w:val="superscript"/>
          <w:lang w:eastAsia="en-GB" w:bidi="he-IL"/>
        </w:rPr>
        <w:t>22,</w:t>
      </w:r>
      <w:r w:rsidR="002A7213" w:rsidRPr="002A7213">
        <w:rPr>
          <w:rFonts w:ascii="Arial" w:eastAsia="Calibri" w:hAnsi="Arial" w:cs="Arial"/>
          <w:noProof/>
          <w:color w:val="000000" w:themeColor="text1"/>
          <w:sz w:val="20"/>
          <w:szCs w:val="20"/>
          <w:vertAlign w:val="superscript"/>
          <w:lang w:eastAsia="en-GB" w:bidi="he-IL"/>
        </w:rPr>
        <w:t>65,66</w:t>
      </w:r>
      <w:r w:rsidR="002623D2">
        <w:rPr>
          <w:rFonts w:ascii="Arial" w:eastAsia="Calibri" w:hAnsi="Arial" w:cs="Arial"/>
          <w:color w:val="000000" w:themeColor="text1"/>
          <w:sz w:val="20"/>
          <w:szCs w:val="20"/>
          <w:lang w:eastAsia="en-GB" w:bidi="he-IL"/>
        </w:rPr>
        <w:fldChar w:fldCharType="end"/>
      </w:r>
      <w:r w:rsidRPr="003B2415">
        <w:rPr>
          <w:rFonts w:ascii="Arial" w:eastAsia="Calibri" w:hAnsi="Arial" w:cs="Arial"/>
          <w:color w:val="000000" w:themeColor="text1"/>
          <w:sz w:val="20"/>
          <w:szCs w:val="20"/>
          <w:lang w:eastAsia="en-GB" w:bidi="he-IL"/>
        </w:rPr>
        <w:t xml:space="preserve">. Furthermore, these congruency effects are </w:t>
      </w:r>
      <w:r w:rsidRPr="4843042D">
        <w:rPr>
          <w:rFonts w:ascii="Arial" w:eastAsia="Calibri" w:hAnsi="Arial" w:cs="Arial"/>
          <w:color w:val="000000" w:themeColor="text1"/>
          <w:sz w:val="20"/>
          <w:szCs w:val="20"/>
          <w:lang w:eastAsia="en-GB" w:bidi="he-IL"/>
        </w:rPr>
        <w:t xml:space="preserve">reduced on trials </w:t>
      </w:r>
      <w:r w:rsidRPr="4843042D">
        <w:rPr>
          <w:rFonts w:ascii="Arial" w:eastAsia="Calibri" w:hAnsi="Arial" w:cs="Arial"/>
          <w:color w:val="000000" w:themeColor="text1"/>
          <w:sz w:val="20"/>
          <w:szCs w:val="20"/>
          <w:lang w:eastAsia="en-GB" w:bidi="he-IL"/>
        </w:rPr>
        <w:lastRenderedPageBreak/>
        <w:t xml:space="preserve">following errors </w:t>
      </w:r>
      <w:r w:rsidR="00697A56">
        <w:rPr>
          <w:rFonts w:ascii="Arial" w:eastAsia="Calibri" w:hAnsi="Arial" w:cs="Arial"/>
          <w:color w:val="000000" w:themeColor="text1"/>
          <w:sz w:val="20"/>
          <w:szCs w:val="20"/>
          <w:lang w:eastAsia="en-GB" w:bidi="he-IL"/>
        </w:rPr>
        <w:fldChar w:fldCharType="begin"/>
      </w:r>
      <w:r w:rsidR="00487CB6">
        <w:rPr>
          <w:rFonts w:ascii="Arial" w:eastAsia="Calibri" w:hAnsi="Arial" w:cs="Arial"/>
          <w:color w:val="000000" w:themeColor="text1"/>
          <w:sz w:val="20"/>
          <w:szCs w:val="20"/>
          <w:lang w:eastAsia="en-GB" w:bidi="he-IL"/>
        </w:rPr>
        <w:instrText xml:space="preserve"> ADDIN EN.CITE &lt;EndNote&gt;&lt;Cite&gt;&lt;Author&gt;Danielmeier&lt;/Author&gt;&lt;Year&gt;2011&lt;/Year&gt;&lt;RecNum&gt;245&lt;/RecNum&gt;&lt;DisplayText&gt;&lt;style face="superscript"&gt;22&lt;/style&gt;&lt;/DisplayText&gt;&lt;record&gt;&lt;rec-number&gt;245&lt;/rec-number&gt;&lt;foreign-keys&gt;&lt;key app="EN" db-id="xrp5dt9p9p0rr9exz935twzaeaveax2asdvx" timestamp="1730735016"&gt;245&lt;/key&gt;&lt;/foreign-keys&gt;&lt;ref-type name="Journal Article"&gt;17&lt;/ref-type&gt;&lt;contributors&gt;&lt;authors&gt;&lt;author&gt;Danielmeier, C.&lt;/author&gt;&lt;author&gt;Eichele, T.&lt;/author&gt;&lt;author&gt;Forstmann, B. U.&lt;/author&gt;&lt;author&gt;Tittgemeyer, M.&lt;/author&gt;&lt;author&gt;Ullsperger, M.&lt;/author&gt;&lt;/authors&gt;&lt;/contributors&gt;&lt;auth-address&gt;Max Planck Institute for Neurological Research, 50931 Cologne, Germany. c.danielmeier@donder.ru.nl&lt;/auth-address&gt;&lt;titles&gt;&lt;title&gt;Posterior medial frontal cortex activity predicts post-error adaptations in task-related visual and motor areas&lt;/title&gt;&lt;secondary-title&gt;J Neurosci&lt;/secondary-title&gt;&lt;/titles&gt;&lt;periodical&gt;&lt;full-title&gt;J Neurosci&lt;/full-title&gt;&lt;/periodical&gt;&lt;pages&gt;1780-9&lt;/pages&gt;&lt;volume&gt;31&lt;/volume&gt;&lt;number&gt;5&lt;/number&gt;&lt;keywords&gt;&lt;keyword&gt;*Adaptation, Psychological&lt;/keyword&gt;&lt;keyword&gt;Adult&lt;/keyword&gt;&lt;keyword&gt;*Attention&lt;/keyword&gt;&lt;keyword&gt;Female&lt;/keyword&gt;&lt;keyword&gt;Frontal Lobe/*physiology&lt;/keyword&gt;&lt;keyword&gt;Humans&lt;/keyword&gt;&lt;keyword&gt;*Magnetic Resonance Imaging&lt;/keyword&gt;&lt;keyword&gt;Male&lt;/keyword&gt;&lt;keyword&gt;Motion Perception&lt;/keyword&gt;&lt;keyword&gt;Neuropsychological Tests&lt;/keyword&gt;&lt;keyword&gt;Prefrontal Cortex/physiology&lt;/keyword&gt;&lt;keyword&gt;*Psychomotor Performance&lt;/keyword&gt;&lt;keyword&gt;Subthalamic Nucleus/physiology&lt;/keyword&gt;&lt;keyword&gt;*Visual Perception&lt;/keyword&gt;&lt;/keywords&gt;&lt;dates&gt;&lt;year&gt;2011&lt;/year&gt;&lt;pub-dates&gt;&lt;date&gt;Feb 2&lt;/date&gt;&lt;/pub-dates&gt;&lt;/dates&gt;&lt;isbn&gt;0270-6474 (Print)&amp;#xD;0270-6474&lt;/isbn&gt;&lt;accession-num&gt;21289188&lt;/accession-num&gt;&lt;urls&gt;&lt;/urls&gt;&lt;custom2&gt;PMC6623722&lt;/custom2&gt;&lt;electronic-resource-num&gt;10.1523/jneurosci.4299-10.2011&lt;/electronic-resource-num&gt;&lt;remote-database-provider&gt;NLM&lt;/remote-database-provider&gt;&lt;language&gt;eng&lt;/language&gt;&lt;/record&gt;&lt;/Cite&gt;&lt;/EndNote&gt;</w:instrText>
      </w:r>
      <w:r w:rsidR="00697A56">
        <w:rPr>
          <w:rFonts w:ascii="Arial" w:eastAsia="Calibri" w:hAnsi="Arial" w:cs="Arial"/>
          <w:color w:val="000000" w:themeColor="text1"/>
          <w:sz w:val="20"/>
          <w:szCs w:val="20"/>
          <w:lang w:eastAsia="en-GB" w:bidi="he-IL"/>
        </w:rPr>
        <w:fldChar w:fldCharType="separate"/>
      </w:r>
      <w:r w:rsidR="00487CB6" w:rsidRPr="00487CB6">
        <w:rPr>
          <w:rFonts w:ascii="Arial" w:eastAsia="Calibri" w:hAnsi="Arial" w:cs="Arial"/>
          <w:noProof/>
          <w:color w:val="000000" w:themeColor="text1"/>
          <w:sz w:val="20"/>
          <w:szCs w:val="20"/>
          <w:vertAlign w:val="superscript"/>
          <w:lang w:eastAsia="en-GB" w:bidi="he-IL"/>
        </w:rPr>
        <w:t>22</w:t>
      </w:r>
      <w:r w:rsidR="00697A56">
        <w:rPr>
          <w:rFonts w:ascii="Arial" w:eastAsia="Calibri" w:hAnsi="Arial" w:cs="Arial"/>
          <w:color w:val="000000" w:themeColor="text1"/>
          <w:sz w:val="20"/>
          <w:szCs w:val="20"/>
          <w:lang w:eastAsia="en-GB" w:bidi="he-IL"/>
        </w:rPr>
        <w:fldChar w:fldCharType="end"/>
      </w:r>
      <w:r w:rsidRPr="003B2415">
        <w:rPr>
          <w:rFonts w:ascii="Arial" w:eastAsia="Calibri" w:hAnsi="Arial" w:cs="Arial"/>
          <w:color w:val="000000" w:themeColor="text1"/>
          <w:sz w:val="20"/>
          <w:szCs w:val="20"/>
          <w:lang w:eastAsia="en-GB" w:bidi="he-IL"/>
        </w:rPr>
        <w:t xml:space="preserve">, suggesting that, like in the flanker task, participants are </w:t>
      </w:r>
      <w:r w:rsidR="00D5030A" w:rsidRPr="003B2415">
        <w:rPr>
          <w:b/>
          <w:bCs/>
          <w:noProof/>
        </w:rPr>
        <w:drawing>
          <wp:anchor distT="0" distB="0" distL="114300" distR="114300" simplePos="0" relativeHeight="251658249" behindDoc="1" locked="0" layoutInCell="1" allowOverlap="1" wp14:anchorId="5C931789" wp14:editId="2900B554">
            <wp:simplePos x="0" y="0"/>
            <wp:positionH relativeFrom="column">
              <wp:posOffset>1024283</wp:posOffset>
            </wp:positionH>
            <wp:positionV relativeFrom="paragraph">
              <wp:posOffset>6350</wp:posOffset>
            </wp:positionV>
            <wp:extent cx="4945380" cy="2259330"/>
            <wp:effectExtent l="0" t="0" r="0" b="1270"/>
            <wp:wrapSquare wrapText="bothSides"/>
            <wp:docPr id="1361264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66387" name="Picture 3"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945380" cy="2259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2415">
        <w:rPr>
          <w:rFonts w:ascii="Arial" w:eastAsia="Calibri" w:hAnsi="Arial" w:cs="Arial"/>
          <w:color w:val="000000" w:themeColor="text1"/>
          <w:sz w:val="20"/>
          <w:szCs w:val="20"/>
          <w:lang w:eastAsia="en-GB" w:bidi="he-IL"/>
        </w:rPr>
        <w:t xml:space="preserve">undergoing trial-to-trial adjustments of control in accordance with ongoing performance demands </w:t>
      </w:r>
      <w:r w:rsidR="00E3042E">
        <w:rPr>
          <w:rFonts w:ascii="Arial" w:eastAsia="Calibri" w:hAnsi="Arial" w:cs="Arial"/>
          <w:color w:val="000000" w:themeColor="text1"/>
          <w:sz w:val="20"/>
          <w:szCs w:val="20"/>
          <w:lang w:eastAsia="en-GB" w:bidi="he-IL"/>
        </w:rPr>
        <w:fldChar w:fldCharType="begin">
          <w:fldData xml:space="preserve">PEVuZE5vdGU+PENpdGU+PEF1dGhvcj5SaXR6PC9BdXRob3I+PFllYXI+MjAyMjwvWWVhcj48UmVj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</w:fldData>
        </w:fldChar>
      </w:r>
      <w:r w:rsidR="00487CB6">
        <w:rPr>
          <w:rFonts w:ascii="Arial" w:eastAsia="Calibri" w:hAnsi="Arial" w:cs="Arial"/>
          <w:color w:val="000000" w:themeColor="text1"/>
          <w:sz w:val="20"/>
          <w:szCs w:val="20"/>
          <w:lang w:eastAsia="en-GB" w:bidi="he-IL"/>
        </w:rPr>
        <w:instrText xml:space="preserve"> ADDIN EN.CITE </w:instrText>
      </w:r>
      <w:r w:rsidR="00487CB6">
        <w:rPr>
          <w:rFonts w:ascii="Arial" w:eastAsia="Calibri" w:hAnsi="Arial" w:cs="Arial"/>
          <w:color w:val="000000" w:themeColor="text1"/>
          <w:sz w:val="20"/>
          <w:szCs w:val="20"/>
          <w:lang w:eastAsia="en-GB" w:bidi="he-IL"/>
        </w:rPr>
        <w:fldChar w:fldCharType="begin">
          <w:fldData xml:space="preserve">PEVuZE5vdGU+PENpdGU+PEF1dGhvcj5SaXR6PC9BdXRob3I+PFllYXI+MjAyMjwvWWVhcj48UmVj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</w:fldData>
        </w:fldChar>
      </w:r>
      <w:r w:rsidR="00487CB6">
        <w:rPr>
          <w:rFonts w:ascii="Arial" w:eastAsia="Calibri" w:hAnsi="Arial" w:cs="Arial"/>
          <w:color w:val="000000" w:themeColor="text1"/>
          <w:sz w:val="20"/>
          <w:szCs w:val="20"/>
          <w:lang w:eastAsia="en-GB" w:bidi="he-IL"/>
        </w:rPr>
        <w:instrText xml:space="preserve"> ADDIN EN.CITE.DATA </w:instrText>
      </w:r>
      <w:r w:rsidR="00487CB6">
        <w:rPr>
          <w:rFonts w:ascii="Arial" w:eastAsia="Calibri" w:hAnsi="Arial" w:cs="Arial"/>
          <w:color w:val="000000" w:themeColor="text1"/>
          <w:sz w:val="20"/>
          <w:szCs w:val="20"/>
          <w:lang w:eastAsia="en-GB" w:bidi="he-IL"/>
        </w:rPr>
      </w:r>
      <w:r w:rsidR="00487CB6">
        <w:rPr>
          <w:rFonts w:ascii="Arial" w:eastAsia="Calibri" w:hAnsi="Arial" w:cs="Arial"/>
          <w:color w:val="000000" w:themeColor="text1"/>
          <w:sz w:val="20"/>
          <w:szCs w:val="20"/>
          <w:lang w:eastAsia="en-GB" w:bidi="he-IL"/>
        </w:rPr>
        <w:fldChar w:fldCharType="end"/>
      </w:r>
      <w:r w:rsidR="00E3042E">
        <w:rPr>
          <w:rFonts w:ascii="Arial" w:eastAsia="Calibri" w:hAnsi="Arial" w:cs="Arial"/>
          <w:color w:val="000000" w:themeColor="text1"/>
          <w:sz w:val="20"/>
          <w:szCs w:val="20"/>
          <w:lang w:eastAsia="en-GB" w:bidi="he-IL"/>
        </w:rPr>
      </w:r>
      <w:r w:rsidR="00E3042E">
        <w:rPr>
          <w:rFonts w:ascii="Arial" w:eastAsia="Calibri" w:hAnsi="Arial" w:cs="Arial"/>
          <w:color w:val="000000" w:themeColor="text1"/>
          <w:sz w:val="20"/>
          <w:szCs w:val="20"/>
          <w:lang w:eastAsia="en-GB" w:bidi="he-IL"/>
        </w:rPr>
        <w:fldChar w:fldCharType="separate"/>
      </w:r>
      <w:r w:rsidR="002A7213" w:rsidRPr="002A7213">
        <w:rPr>
          <w:rFonts w:ascii="Arial" w:eastAsia="Calibri" w:hAnsi="Arial" w:cs="Arial"/>
          <w:noProof/>
          <w:color w:val="000000" w:themeColor="text1"/>
          <w:sz w:val="20"/>
          <w:szCs w:val="20"/>
          <w:vertAlign w:val="superscript"/>
          <w:lang w:eastAsia="en-GB" w:bidi="he-IL"/>
        </w:rPr>
        <w:t>65,66,73</w:t>
      </w:r>
      <w:r w:rsidR="00E3042E">
        <w:rPr>
          <w:rFonts w:ascii="Arial" w:eastAsia="Calibri" w:hAnsi="Arial" w:cs="Arial"/>
          <w:color w:val="000000" w:themeColor="text1"/>
          <w:sz w:val="20"/>
          <w:szCs w:val="20"/>
          <w:lang w:eastAsia="en-GB" w:bidi="he-IL"/>
        </w:rPr>
        <w:fldChar w:fldCharType="end"/>
      </w:r>
      <w:r w:rsidR="00684CBD">
        <w:rPr>
          <w:rFonts w:ascii="Arial" w:eastAsia="Calibri" w:hAnsi="Arial" w:cs="Arial"/>
          <w:color w:val="000000" w:themeColor="text1"/>
          <w:sz w:val="20"/>
          <w:szCs w:val="20"/>
          <w:lang w:eastAsia="en-GB" w:bidi="he-IL"/>
        </w:rPr>
        <w:t xml:space="preserve">. </w:t>
      </w:r>
      <w:r w:rsidRPr="003B2415">
        <w:rPr>
          <w:rFonts w:ascii="Arial" w:eastAsia="Calibri" w:hAnsi="Arial" w:cs="Arial"/>
          <w:color w:val="000000" w:themeColor="text1"/>
          <w:sz w:val="20"/>
          <w:szCs w:val="20"/>
          <w:lang w:eastAsia="en-GB" w:bidi="he-IL"/>
        </w:rPr>
        <w:t>Thus, it is conceivable that the brain, and our models of it, might use a single control policy across the two tasks.</w:t>
      </w:r>
    </w:p>
    <w:p w14:paraId="0B19D836" w14:textId="0983AD12" w:rsidR="00EF7346" w:rsidRPr="00D5030A" w:rsidRDefault="00EF7346" w:rsidP="00D5030A">
      <w:pPr>
        <w:jc w:val="both"/>
        <w:rPr>
          <w:rFonts w:ascii="Arial" w:eastAsia="Calibri" w:hAnsi="Arial" w:cs="Arial"/>
          <w:color w:val="000000" w:themeColor="text1"/>
          <w:sz w:val="12"/>
          <w:szCs w:val="12"/>
          <w:lang w:eastAsia="en-GB" w:bidi="he-IL"/>
        </w:rPr>
      </w:pPr>
    </w:p>
    <w:p w14:paraId="7A002FDA" w14:textId="768CA74D" w:rsidR="00EF7346" w:rsidRDefault="00D5030A" w:rsidP="00D5030A">
      <w:pPr>
        <w:jc w:val="both"/>
        <w:rPr>
          <w:rFonts w:ascii="Arial" w:eastAsia="Calibri" w:hAnsi="Arial" w:cs="Arial"/>
          <w:color w:val="000000" w:themeColor="text1"/>
          <w:sz w:val="20"/>
          <w:szCs w:val="20"/>
          <w:lang w:eastAsia="en-GB" w:bidi="he-IL"/>
        </w:rPr>
      </w:pPr>
      <w:r w:rsidRPr="003B2415">
        <w:rPr>
          <w:rFonts w:ascii="Arial" w:eastAsia="Calibri" w:hAnsi="Arial" w:cs="Arial"/>
          <w:b/>
          <w:noProof/>
          <w:color w:val="000000" w:themeColor="text1"/>
          <w:kern w:val="0"/>
          <w:sz w:val="20"/>
          <w:szCs w:val="20"/>
          <w:lang w:eastAsia="en-GB" w:bidi="he-IL"/>
        </w:rPr>
        <mc:AlternateContent>
          <mc:Choice Requires="wps">
            <w:drawing>
              <wp:anchor distT="0" distB="0" distL="114300" distR="114300" simplePos="0" relativeHeight="251658250" behindDoc="0" locked="0" layoutInCell="1" allowOverlap="1" wp14:anchorId="5B3C5D2E" wp14:editId="24EF6EF2">
                <wp:simplePos x="0" y="0"/>
                <wp:positionH relativeFrom="column">
                  <wp:posOffset>1191260</wp:posOffset>
                </wp:positionH>
                <wp:positionV relativeFrom="paragraph">
                  <wp:posOffset>54693</wp:posOffset>
                </wp:positionV>
                <wp:extent cx="4834255" cy="1653540"/>
                <wp:effectExtent l="0" t="0" r="4445" b="0"/>
                <wp:wrapSquare wrapText="bothSides"/>
                <wp:docPr id="1691313714" name="Text Box 2"/>
                <wp:cNvGraphicFramePr/>
                <a:graphic xmlns:a="http://schemas.openxmlformats.org/drawingml/2006/main">
                  <a:graphicData uri="http://schemas.microsoft.com/office/word/2010/wordprocessingShape">
                    <wps:wsp>
                      <wps:cNvSpPr txBox="1"/>
                      <wps:spPr>
                        <a:xfrm>
                          <a:off x="0" y="0"/>
                          <a:ext cx="4834255" cy="1653540"/>
                        </a:xfrm>
                        <a:prstGeom prst="rect">
                          <a:avLst/>
                        </a:prstGeom>
                        <a:solidFill>
                          <a:schemeClr val="lt1"/>
                        </a:solidFill>
                        <a:ln w="6350">
                          <a:noFill/>
                        </a:ln>
                      </wps:spPr>
                      <wps:txbx>
                        <w:txbxContent>
                          <w:p w14:paraId="3FE2689C" w14:textId="3417551A" w:rsidR="00F95905" w:rsidRPr="00D5030A" w:rsidRDefault="00F95905" w:rsidP="00D5030A">
                            <w:pPr>
                              <w:jc w:val="both"/>
                              <w:rPr>
                                <w:rFonts w:ascii="Arial" w:hAnsi="Arial" w:cs="Arial"/>
                                <w:color w:val="000000" w:themeColor="text1"/>
                                <w:sz w:val="15"/>
                                <w:szCs w:val="15"/>
                              </w:rPr>
                            </w:pPr>
                            <w:r w:rsidRPr="00D5030A">
                              <w:rPr>
                                <w:rFonts w:ascii="Arial" w:hAnsi="Arial" w:cs="Arial"/>
                                <w:b/>
                                <w:bCs/>
                                <w:sz w:val="15"/>
                                <w:szCs w:val="15"/>
                              </w:rPr>
                              <w:t xml:space="preserve">Fig. </w:t>
                            </w:r>
                            <w:r w:rsidR="00A0096A">
                              <w:rPr>
                                <w:rFonts w:ascii="Arial" w:hAnsi="Arial" w:cs="Arial"/>
                                <w:b/>
                                <w:bCs/>
                                <w:sz w:val="15"/>
                                <w:szCs w:val="15"/>
                              </w:rPr>
                              <w:t>6</w:t>
                            </w:r>
                            <w:r w:rsidRPr="00D5030A">
                              <w:rPr>
                                <w:rFonts w:ascii="Arial" w:hAnsi="Arial" w:cs="Arial"/>
                                <w:b/>
                                <w:bCs/>
                                <w:sz w:val="15"/>
                                <w:szCs w:val="15"/>
                              </w:rPr>
                              <w:t xml:space="preserve">. </w:t>
                            </w:r>
                            <w:r w:rsidRPr="00D5030A">
                              <w:rPr>
                                <w:rFonts w:ascii="Arial" w:hAnsi="Arial" w:cs="Arial"/>
                                <w:b/>
                                <w:bCs/>
                                <w:color w:val="000000" w:themeColor="text1"/>
                                <w:sz w:val="15"/>
                                <w:szCs w:val="15"/>
                              </w:rPr>
                              <w:t xml:space="preserve">RNNs explicitly trained with control variables in embedding units can dynamically adjust amount of control even in novel task conditions. </w:t>
                            </w:r>
                            <w:r w:rsidRPr="00D5030A">
                              <w:rPr>
                                <w:rFonts w:ascii="Arial" w:hAnsi="Arial" w:cs="Arial"/>
                                <w:color w:val="000000" w:themeColor="text1"/>
                                <w:sz w:val="15"/>
                                <w:szCs w:val="15"/>
                              </w:rPr>
                              <w:t xml:space="preserve">Networks were trained on to predict a sequence of observations, but then tested on a novel aspect of the task, the dynamics of inferring a block switch. </w:t>
                            </w:r>
                            <w:r w:rsidRPr="00D5030A">
                              <w:rPr>
                                <w:rFonts w:ascii="Arial" w:hAnsi="Arial" w:cs="Arial"/>
                                <w:b/>
                                <w:bCs/>
                                <w:color w:val="000000" w:themeColor="text1"/>
                                <w:sz w:val="15"/>
                                <w:szCs w:val="15"/>
                              </w:rPr>
                              <w:t>(A)</w:t>
                            </w:r>
                            <w:r w:rsidRPr="00D5030A">
                              <w:rPr>
                                <w:rFonts w:ascii="Arial" w:hAnsi="Arial" w:cs="Arial"/>
                                <w:color w:val="000000" w:themeColor="text1"/>
                                <w:sz w:val="15"/>
                                <w:szCs w:val="15"/>
                              </w:rPr>
                              <w:t xml:space="preserve"> We created a series of easy to hard switches, by parameterizing the variance of observations in the block to switch from (variance ranging from 0.1 for easy switches to 0.5 for hard switches) and maintained a constant mean and variance for the data in the block to switch to. The difficulty of detecting the switch increases with the variance of the block to switch from. </w:t>
                            </w:r>
                            <w:r w:rsidRPr="00D5030A">
                              <w:rPr>
                                <w:rFonts w:ascii="Arial" w:hAnsi="Arial" w:cs="Arial"/>
                                <w:b/>
                                <w:bCs/>
                                <w:color w:val="000000" w:themeColor="text1"/>
                                <w:sz w:val="15"/>
                                <w:szCs w:val="15"/>
                              </w:rPr>
                              <w:t>(B)</w:t>
                            </w:r>
                            <w:r w:rsidRPr="00D5030A">
                              <w:rPr>
                                <w:rFonts w:ascii="Arial" w:hAnsi="Arial" w:cs="Arial"/>
                                <w:color w:val="000000" w:themeColor="text1"/>
                                <w:sz w:val="15"/>
                                <w:szCs w:val="15"/>
                              </w:rPr>
                              <w:t xml:space="preserve"> A traditional RNN </w:t>
                            </w:r>
                            <w:r w:rsidRPr="00D5030A">
                              <w:rPr>
                                <w:rFonts w:ascii="Arial" w:hAnsi="Arial" w:cs="Arial"/>
                                <w:b/>
                                <w:bCs/>
                                <w:color w:val="000000" w:themeColor="text1"/>
                                <w:sz w:val="15"/>
                                <w:szCs w:val="15"/>
                              </w:rPr>
                              <w:t>(C)</w:t>
                            </w:r>
                            <w:r w:rsidRPr="00D5030A">
                              <w:rPr>
                                <w:rFonts w:ascii="Arial" w:hAnsi="Arial" w:cs="Arial"/>
                                <w:color w:val="000000" w:themeColor="text1"/>
                                <w:sz w:val="15"/>
                                <w:szCs w:val="15"/>
                              </w:rPr>
                              <w:t xml:space="preserve"> failed to modulate its switch rate according to difficulty. </w:t>
                            </w:r>
                            <w:r w:rsidRPr="00D5030A">
                              <w:rPr>
                                <w:rFonts w:ascii="Arial" w:hAnsi="Arial" w:cs="Arial"/>
                                <w:b/>
                                <w:bCs/>
                                <w:color w:val="000000" w:themeColor="text1"/>
                                <w:sz w:val="15"/>
                                <w:szCs w:val="15"/>
                              </w:rPr>
                              <w:t>(D)</w:t>
                            </w:r>
                            <w:r w:rsidRPr="00D5030A">
                              <w:rPr>
                                <w:rFonts w:ascii="Arial" w:hAnsi="Arial" w:cs="Arial"/>
                                <w:color w:val="000000" w:themeColor="text1"/>
                                <w:sz w:val="15"/>
                                <w:szCs w:val="15"/>
                              </w:rPr>
                              <w:t xml:space="preserve"> A schematic demonstrating the training of an RNN with control variables. A 4-neuron embedding that received context information and input noise level (variance) as a proxy for context uncertainty and sensory signal uncertainty in human experiments. During testing, these were not provided and were instead inferred from the input observations. The embedding units were updated along their gradients, indicating whether their activations needed to increase or decrease to better account for current observations. </w:t>
                            </w:r>
                            <w:r w:rsidRPr="00D5030A">
                              <w:rPr>
                                <w:rFonts w:ascii="Arial" w:hAnsi="Arial" w:cs="Arial"/>
                                <w:b/>
                                <w:bCs/>
                                <w:color w:val="000000" w:themeColor="text1"/>
                                <w:sz w:val="15"/>
                                <w:szCs w:val="15"/>
                              </w:rPr>
                              <w:t>(E)</w:t>
                            </w:r>
                            <w:r w:rsidRPr="00D5030A">
                              <w:rPr>
                                <w:rFonts w:ascii="Arial" w:hAnsi="Arial" w:cs="Arial"/>
                                <w:color w:val="000000" w:themeColor="text1"/>
                                <w:sz w:val="15"/>
                                <w:szCs w:val="15"/>
                              </w:rPr>
                              <w:t xml:space="preserve"> The RNN with control aptly adjust switching speed according to the current variance, demonstrating switching rate proportional to the difficulty of the context switch, paralleling animal behavior in similar task requiring decisions under uncertainty.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3C5D2E" id="_x0000_s1031" type="#_x0000_t202" style="position:absolute;left:0;text-align:left;margin-left:93.8pt;margin-top:4.3pt;width:380.65pt;height:130.2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" fillcolor="white [3201]" stroked="f" strokeweight=".5pt">
                <v:textbox>
                  <w:txbxContent>
                    <w:p w14:paraId="3FE2689C" w14:textId="3417551A" w:rsidR="00F95905" w:rsidRPr="00D5030A" w:rsidRDefault="00F95905" w:rsidP="00D5030A">
                      <w:pPr>
                        <w:jc w:val="both"/>
                        <w:rPr>
                          <w:rFonts w:ascii="Arial" w:hAnsi="Arial" w:cs="Arial"/>
                          <w:color w:val="000000" w:themeColor="text1"/>
                          <w:sz w:val="15"/>
                          <w:szCs w:val="15"/>
                        </w:rPr>
                      </w:pPr>
                      <w:r w:rsidRPr="00D5030A">
                        <w:rPr>
                          <w:rFonts w:ascii="Arial" w:hAnsi="Arial" w:cs="Arial"/>
                          <w:b/>
                          <w:bCs/>
                          <w:sz w:val="15"/>
                          <w:szCs w:val="15"/>
                        </w:rPr>
                        <w:t xml:space="preserve">Fig. </w:t>
                      </w:r>
                      <w:r w:rsidR="00A0096A">
                        <w:rPr>
                          <w:rFonts w:ascii="Arial" w:hAnsi="Arial" w:cs="Arial"/>
                          <w:b/>
                          <w:bCs/>
                          <w:sz w:val="15"/>
                          <w:szCs w:val="15"/>
                        </w:rPr>
                        <w:t>6</w:t>
                      </w:r>
                      <w:r w:rsidRPr="00D5030A">
                        <w:rPr>
                          <w:rFonts w:ascii="Arial" w:hAnsi="Arial" w:cs="Arial"/>
                          <w:b/>
                          <w:bCs/>
                          <w:sz w:val="15"/>
                          <w:szCs w:val="15"/>
                        </w:rPr>
                        <w:t xml:space="preserve">. </w:t>
                      </w:r>
                      <w:r w:rsidRPr="00D5030A">
                        <w:rPr>
                          <w:rFonts w:ascii="Arial" w:hAnsi="Arial" w:cs="Arial"/>
                          <w:b/>
                          <w:bCs/>
                          <w:color w:val="000000" w:themeColor="text1"/>
                          <w:sz w:val="15"/>
                          <w:szCs w:val="15"/>
                        </w:rPr>
                        <w:t xml:space="preserve">RNNs explicitly trained with control variables in embedding units can dynamically adjust amount of control even in novel task conditions. </w:t>
                      </w:r>
                      <w:r w:rsidRPr="00D5030A">
                        <w:rPr>
                          <w:rFonts w:ascii="Arial" w:hAnsi="Arial" w:cs="Arial"/>
                          <w:color w:val="000000" w:themeColor="text1"/>
                          <w:sz w:val="15"/>
                          <w:szCs w:val="15"/>
                        </w:rPr>
                        <w:t xml:space="preserve">Networks were trained on to predict a sequence of observations, but then tested on a novel aspect of the task, the dynamics of inferring a block switch. </w:t>
                      </w:r>
                      <w:r w:rsidRPr="00D5030A">
                        <w:rPr>
                          <w:rFonts w:ascii="Arial" w:hAnsi="Arial" w:cs="Arial"/>
                          <w:b/>
                          <w:bCs/>
                          <w:color w:val="000000" w:themeColor="text1"/>
                          <w:sz w:val="15"/>
                          <w:szCs w:val="15"/>
                        </w:rPr>
                        <w:t>(A)</w:t>
                      </w:r>
                      <w:r w:rsidRPr="00D5030A">
                        <w:rPr>
                          <w:rFonts w:ascii="Arial" w:hAnsi="Arial" w:cs="Arial"/>
                          <w:color w:val="000000" w:themeColor="text1"/>
                          <w:sz w:val="15"/>
                          <w:szCs w:val="15"/>
                        </w:rPr>
                        <w:t xml:space="preserve"> We created a series of easy to hard switches, by parameterizing the variance of observations in the block to switch from (variance ranging from 0.1 for easy switches to 0.5 for hard switches) and maintained a constant mean and variance for the data in the block to switch to. The difficulty of detecting the switch increases with the variance of the block to switch from. </w:t>
                      </w:r>
                      <w:r w:rsidRPr="00D5030A">
                        <w:rPr>
                          <w:rFonts w:ascii="Arial" w:hAnsi="Arial" w:cs="Arial"/>
                          <w:b/>
                          <w:bCs/>
                          <w:color w:val="000000" w:themeColor="text1"/>
                          <w:sz w:val="15"/>
                          <w:szCs w:val="15"/>
                        </w:rPr>
                        <w:t>(B)</w:t>
                      </w:r>
                      <w:r w:rsidRPr="00D5030A">
                        <w:rPr>
                          <w:rFonts w:ascii="Arial" w:hAnsi="Arial" w:cs="Arial"/>
                          <w:color w:val="000000" w:themeColor="text1"/>
                          <w:sz w:val="15"/>
                          <w:szCs w:val="15"/>
                        </w:rPr>
                        <w:t xml:space="preserve"> A traditional RNN </w:t>
                      </w:r>
                      <w:r w:rsidRPr="00D5030A">
                        <w:rPr>
                          <w:rFonts w:ascii="Arial" w:hAnsi="Arial" w:cs="Arial"/>
                          <w:b/>
                          <w:bCs/>
                          <w:color w:val="000000" w:themeColor="text1"/>
                          <w:sz w:val="15"/>
                          <w:szCs w:val="15"/>
                        </w:rPr>
                        <w:t>(C)</w:t>
                      </w:r>
                      <w:r w:rsidRPr="00D5030A">
                        <w:rPr>
                          <w:rFonts w:ascii="Arial" w:hAnsi="Arial" w:cs="Arial"/>
                          <w:color w:val="000000" w:themeColor="text1"/>
                          <w:sz w:val="15"/>
                          <w:szCs w:val="15"/>
                        </w:rPr>
                        <w:t xml:space="preserve"> failed to modulate its switch rate according to difficulty. </w:t>
                      </w:r>
                      <w:r w:rsidRPr="00D5030A">
                        <w:rPr>
                          <w:rFonts w:ascii="Arial" w:hAnsi="Arial" w:cs="Arial"/>
                          <w:b/>
                          <w:bCs/>
                          <w:color w:val="000000" w:themeColor="text1"/>
                          <w:sz w:val="15"/>
                          <w:szCs w:val="15"/>
                        </w:rPr>
                        <w:t>(D)</w:t>
                      </w:r>
                      <w:r w:rsidRPr="00D5030A">
                        <w:rPr>
                          <w:rFonts w:ascii="Arial" w:hAnsi="Arial" w:cs="Arial"/>
                          <w:color w:val="000000" w:themeColor="text1"/>
                          <w:sz w:val="15"/>
                          <w:szCs w:val="15"/>
                        </w:rPr>
                        <w:t xml:space="preserve"> A schematic demonstrating the training of an RNN with control variables. A 4-neuron embedding that received context information and input noise level (variance) as a proxy for context uncertainty and sensory signal uncertainty in human experiments. During testing, these were not provided and were instead inferred from the input observations. The embedding units were updated along their gradients, indicating whether their activations needed to increase or decrease to better account for current observations. </w:t>
                      </w:r>
                      <w:r w:rsidRPr="00D5030A">
                        <w:rPr>
                          <w:rFonts w:ascii="Arial" w:hAnsi="Arial" w:cs="Arial"/>
                          <w:b/>
                          <w:bCs/>
                          <w:color w:val="000000" w:themeColor="text1"/>
                          <w:sz w:val="15"/>
                          <w:szCs w:val="15"/>
                        </w:rPr>
                        <w:t>(E)</w:t>
                      </w:r>
                      <w:r w:rsidRPr="00D5030A">
                        <w:rPr>
                          <w:rFonts w:ascii="Arial" w:hAnsi="Arial" w:cs="Arial"/>
                          <w:color w:val="000000" w:themeColor="text1"/>
                          <w:sz w:val="15"/>
                          <w:szCs w:val="15"/>
                        </w:rPr>
                        <w:t xml:space="preserve"> The RNN with control aptly adjust switching speed according to the current variance, demonstrating switching rate proportional to the difficulty of the context switch, paralleling animal behavior in similar task requiring decisions under uncertainty.</w:t>
                      </w:r>
                    </w:p>
                  </w:txbxContent>
                </v:textbox>
                <w10:wrap type="square"/>
              </v:shape>
            </w:pict>
          </mc:Fallback>
        </mc:AlternateContent>
      </w:r>
      <w:r w:rsidR="00C6105B" w:rsidRPr="003B2415">
        <w:rPr>
          <w:rFonts w:ascii="Arial" w:eastAsia="Calibri" w:hAnsi="Arial" w:cs="Arial"/>
          <w:color w:val="000000" w:themeColor="text1"/>
          <w:kern w:val="0"/>
          <w:sz w:val="20"/>
          <w:szCs w:val="20"/>
          <w:lang w:eastAsia="en-GB" w:bidi="he-IL"/>
          <w14:ligatures w14:val="none"/>
        </w:rPr>
        <w:t xml:space="preserve">With respect to models, we will test this idea by first extending the model set developed in Aim 1 to allow for performance of the color-motion control task (CMCT). </w:t>
      </w:r>
      <w:r w:rsidR="003C4D46">
        <w:rPr>
          <w:rFonts w:ascii="Arial" w:eastAsia="Calibri" w:hAnsi="Arial" w:cs="Arial"/>
          <w:color w:val="000000" w:themeColor="text1"/>
          <w:kern w:val="0"/>
          <w:sz w:val="20"/>
          <w:szCs w:val="20"/>
          <w:lang w:eastAsia="en-GB" w:bidi="he-IL"/>
          <w14:ligatures w14:val="none"/>
        </w:rPr>
        <w:t>W</w:t>
      </w:r>
      <w:r w:rsidR="00C6105B" w:rsidRPr="003B2415">
        <w:rPr>
          <w:rFonts w:ascii="Arial" w:eastAsia="Calibri" w:hAnsi="Arial" w:cs="Arial"/>
          <w:color w:val="000000" w:themeColor="text1"/>
          <w:kern w:val="0"/>
          <w:sz w:val="20"/>
          <w:szCs w:val="20"/>
          <w:lang w:eastAsia="en-GB" w:bidi="he-IL"/>
          <w14:ligatures w14:val="none"/>
        </w:rPr>
        <w:t>e will equip the model with additional inputs that, in the presence of color or motion stimulus, reflect momentary evidence (i</w:t>
      </w:r>
      <w:r w:rsidR="003471E4">
        <w:rPr>
          <w:rFonts w:ascii="Arial" w:eastAsia="Calibri" w:hAnsi="Arial" w:cs="Arial"/>
          <w:color w:val="000000" w:themeColor="text1"/>
          <w:kern w:val="0"/>
          <w:sz w:val="20"/>
          <w:szCs w:val="20"/>
          <w:lang w:eastAsia="en-GB" w:bidi="he-IL"/>
          <w14:ligatures w14:val="none"/>
        </w:rPr>
        <w:t>.</w:t>
      </w:r>
      <w:r w:rsidR="00C6105B" w:rsidRPr="003B2415">
        <w:rPr>
          <w:rFonts w:ascii="Arial" w:eastAsia="Calibri" w:hAnsi="Arial" w:cs="Arial"/>
          <w:color w:val="000000" w:themeColor="text1"/>
          <w:kern w:val="0"/>
          <w:sz w:val="20"/>
          <w:szCs w:val="20"/>
          <w:lang w:eastAsia="en-GB" w:bidi="he-IL"/>
          <w14:ligatures w14:val="none"/>
        </w:rPr>
        <w:t>e.</w:t>
      </w:r>
      <w:r w:rsidR="003471E4">
        <w:rPr>
          <w:rFonts w:ascii="Arial" w:eastAsia="Calibri" w:hAnsi="Arial" w:cs="Arial"/>
          <w:color w:val="000000" w:themeColor="text1"/>
          <w:kern w:val="0"/>
          <w:sz w:val="20"/>
          <w:szCs w:val="20"/>
          <w:lang w:eastAsia="en-GB" w:bidi="he-IL"/>
          <w14:ligatures w14:val="none"/>
        </w:rPr>
        <w:t>,</w:t>
      </w:r>
      <w:r w:rsidR="00C6105B" w:rsidRPr="003B2415">
        <w:rPr>
          <w:rFonts w:ascii="Arial" w:eastAsia="Calibri" w:hAnsi="Arial" w:cs="Arial"/>
          <w:color w:val="000000" w:themeColor="text1"/>
          <w:kern w:val="0"/>
          <w:sz w:val="20"/>
          <w:szCs w:val="20"/>
          <w:lang w:eastAsia="en-GB" w:bidi="he-IL"/>
          <w14:ligatures w14:val="none"/>
        </w:rPr>
        <w:t xml:space="preserve"> normal random variable with unit variance and mean reflecting coherence) and color-side cues (+1/-1 for blue/yellow stimulus in each of two location units). The extended model will be retrained, like in Aim 1, using naturalistic stimulus correlations to promote default response biases. In this case, we will train in a continual learning framework, alternating between training on the arrow discrimination task described previously, and motion and color discrimination tasks in which motion and color are always presented congruently. </w:t>
      </w:r>
      <w:r w:rsidR="006B6D38">
        <w:rPr>
          <w:rFonts w:ascii="Arial" w:eastAsia="Calibri" w:hAnsi="Arial" w:cs="Arial"/>
          <w:color w:val="000000" w:themeColor="text1"/>
          <w:kern w:val="0"/>
          <w:sz w:val="20"/>
          <w:szCs w:val="20"/>
          <w:lang w:eastAsia="en-GB" w:bidi="he-IL"/>
          <w14:ligatures w14:val="none"/>
        </w:rPr>
        <w:t>M</w:t>
      </w:r>
      <w:r w:rsidR="00C6105B" w:rsidRPr="003B2415">
        <w:rPr>
          <w:rFonts w:ascii="Arial" w:eastAsia="Calibri" w:hAnsi="Arial" w:cs="Arial"/>
          <w:color w:val="000000" w:themeColor="text1"/>
          <w:kern w:val="0"/>
          <w:sz w:val="20"/>
          <w:szCs w:val="20"/>
          <w:lang w:eastAsia="en-GB" w:bidi="he-IL"/>
          <w14:ligatures w14:val="none"/>
        </w:rPr>
        <w:t xml:space="preserve">odels will </w:t>
      </w:r>
      <w:r w:rsidR="006B6D38">
        <w:rPr>
          <w:rFonts w:ascii="Arial" w:eastAsia="Calibri" w:hAnsi="Arial" w:cs="Arial"/>
          <w:color w:val="000000" w:themeColor="text1"/>
          <w:kern w:val="0"/>
          <w:sz w:val="20"/>
          <w:szCs w:val="20"/>
          <w:lang w:eastAsia="en-GB" w:bidi="he-IL"/>
          <w14:ligatures w14:val="none"/>
        </w:rPr>
        <w:t>then</w:t>
      </w:r>
      <w:r w:rsidR="00C6105B" w:rsidRPr="003B2415">
        <w:rPr>
          <w:rFonts w:ascii="Arial" w:eastAsia="Calibri" w:hAnsi="Arial" w:cs="Arial"/>
          <w:color w:val="000000" w:themeColor="text1"/>
          <w:kern w:val="0"/>
          <w:sz w:val="20"/>
          <w:szCs w:val="20"/>
          <w:lang w:eastAsia="en-GB" w:bidi="he-IL"/>
          <w14:ligatures w14:val="none"/>
        </w:rPr>
        <w:t xml:space="preserve"> be fine-tuned in alternation </w:t>
      </w:r>
      <w:r w:rsidR="0003323C">
        <w:rPr>
          <w:rFonts w:ascii="Arial" w:eastAsia="Calibri" w:hAnsi="Arial" w:cs="Arial"/>
          <w:color w:val="000000" w:themeColor="text1"/>
          <w:kern w:val="0"/>
          <w:sz w:val="20"/>
          <w:szCs w:val="20"/>
          <w:lang w:eastAsia="en-GB" w:bidi="he-IL"/>
          <w14:ligatures w14:val="none"/>
        </w:rPr>
        <w:t>on</w:t>
      </w:r>
      <w:r w:rsidR="00C6105B" w:rsidRPr="003B2415">
        <w:rPr>
          <w:rFonts w:ascii="Arial" w:eastAsia="Calibri" w:hAnsi="Arial" w:cs="Arial"/>
          <w:color w:val="000000" w:themeColor="text1"/>
          <w:kern w:val="0"/>
          <w:sz w:val="20"/>
          <w:szCs w:val="20"/>
          <w:lang w:eastAsia="en-GB" w:bidi="he-IL"/>
          <w14:ligatures w14:val="none"/>
        </w:rPr>
        <w:t xml:space="preserve"> the novel flanker and CMCT task</w:t>
      </w:r>
      <w:r w:rsidR="0003323C">
        <w:rPr>
          <w:rFonts w:ascii="Arial" w:eastAsia="Calibri" w:hAnsi="Arial" w:cs="Arial"/>
          <w:color w:val="000000" w:themeColor="text1"/>
          <w:kern w:val="0"/>
          <w:sz w:val="20"/>
          <w:szCs w:val="20"/>
          <w:lang w:eastAsia="en-GB" w:bidi="he-IL"/>
          <w14:ligatures w14:val="none"/>
        </w:rPr>
        <w:t>s</w:t>
      </w:r>
      <w:r w:rsidR="00C6105B" w:rsidRPr="003B2415">
        <w:rPr>
          <w:rFonts w:ascii="Arial" w:eastAsia="Calibri" w:hAnsi="Arial" w:cs="Arial"/>
          <w:color w:val="000000" w:themeColor="text1"/>
          <w:kern w:val="0"/>
          <w:sz w:val="20"/>
          <w:szCs w:val="20"/>
          <w:lang w:eastAsia="en-GB" w:bidi="he-IL"/>
          <w14:ligatures w14:val="none"/>
        </w:rPr>
        <w:t xml:space="preserve">. We will characterize model performance, sensitivity of choice and response time to task manipulations in both tasks, computational parameters of best fitting RL-DDM models, and within trial RNN dynamics as described above. These descriptive measures will serve as predictions for a “far-transfer” empirical study that </w:t>
      </w:r>
      <w:r w:rsidR="007357E7">
        <w:rPr>
          <w:rFonts w:ascii="Arial" w:eastAsia="Calibri" w:hAnsi="Arial" w:cs="Arial"/>
          <w:color w:val="000000" w:themeColor="text1"/>
          <w:kern w:val="0"/>
          <w:sz w:val="20"/>
          <w:szCs w:val="20"/>
          <w:lang w:eastAsia="en-GB" w:bidi="he-IL"/>
          <w14:ligatures w14:val="none"/>
        </w:rPr>
        <w:t>is also</w:t>
      </w:r>
      <w:r w:rsidR="00C6105B" w:rsidRPr="003B2415">
        <w:rPr>
          <w:rFonts w:ascii="Arial" w:eastAsia="Calibri" w:hAnsi="Arial" w:cs="Arial"/>
          <w:color w:val="000000" w:themeColor="text1"/>
          <w:kern w:val="0"/>
          <w:sz w:val="20"/>
          <w:szCs w:val="20"/>
          <w:lang w:eastAsia="en-GB" w:bidi="he-IL"/>
          <w14:ligatures w14:val="none"/>
        </w:rPr>
        <w:t xml:space="preserve"> part of this Aim.</w:t>
      </w:r>
    </w:p>
    <w:p w14:paraId="51032F04" w14:textId="3DBB5BF3" w:rsidR="00EF7346" w:rsidRPr="00D5030A" w:rsidRDefault="00EF7346" w:rsidP="00D5030A">
      <w:pPr>
        <w:jc w:val="both"/>
        <w:rPr>
          <w:rFonts w:ascii="Arial" w:eastAsia="Calibri" w:hAnsi="Arial" w:cs="Arial"/>
          <w:color w:val="000000" w:themeColor="text1"/>
          <w:kern w:val="0"/>
          <w:sz w:val="12"/>
          <w:szCs w:val="12"/>
          <w:lang w:eastAsia="en-GB" w:bidi="he-IL"/>
          <w14:ligatures w14:val="none"/>
        </w:rPr>
      </w:pPr>
    </w:p>
    <w:p w14:paraId="6F45CE2E" w14:textId="27C5EC7C" w:rsidR="00EF7346" w:rsidRDefault="00642A23" w:rsidP="00D5030A">
      <w:pPr>
        <w:jc w:val="both"/>
        <w:rPr>
          <w:rFonts w:ascii="Arial" w:hAnsi="Arial" w:cs="Arial"/>
          <w:b/>
          <w:bCs/>
          <w:sz w:val="20"/>
          <w:szCs w:val="20"/>
        </w:rPr>
      </w:pPr>
      <w:r>
        <w:rPr>
          <w:rFonts w:ascii="Arial" w:eastAsia="Calibri" w:hAnsi="Arial" w:cs="Arial"/>
          <w:color w:val="000000" w:themeColor="text1"/>
          <w:sz w:val="20"/>
          <w:szCs w:val="20"/>
          <w:lang w:eastAsia="en-GB" w:bidi="he-IL"/>
        </w:rPr>
        <w:t>T</w:t>
      </w:r>
      <w:r w:rsidR="00C6105B" w:rsidRPr="003B2415">
        <w:rPr>
          <w:rFonts w:ascii="Arial" w:eastAsia="Calibri" w:hAnsi="Arial" w:cs="Arial"/>
          <w:color w:val="000000" w:themeColor="text1"/>
          <w:sz w:val="20"/>
          <w:szCs w:val="20"/>
          <w:lang w:eastAsia="en-GB" w:bidi="he-IL"/>
        </w:rPr>
        <w:t>o test the predictions of our model, we will conduct a relatively large scale (N=260) behavioral EEG study in humans.</w:t>
      </w:r>
      <w:r w:rsidR="005030DD">
        <w:rPr>
          <w:rFonts w:ascii="Arial" w:eastAsia="Calibri" w:hAnsi="Arial" w:cs="Arial"/>
          <w:color w:val="000000" w:themeColor="text1"/>
          <w:sz w:val="20"/>
          <w:szCs w:val="20"/>
          <w:lang w:eastAsia="en-GB" w:bidi="he-IL"/>
        </w:rPr>
        <w:t xml:space="preserve"> This sample size will allow us to </w:t>
      </w:r>
      <w:r w:rsidR="00CD098A">
        <w:rPr>
          <w:rFonts w:ascii="Arial" w:eastAsia="Calibri" w:hAnsi="Arial" w:cs="Arial"/>
          <w:color w:val="000000" w:themeColor="text1"/>
          <w:sz w:val="20"/>
          <w:szCs w:val="20"/>
          <w:lang w:eastAsia="en-GB" w:bidi="he-IL"/>
        </w:rPr>
        <w:t xml:space="preserve">reliably </w:t>
      </w:r>
      <w:r w:rsidR="005030DD">
        <w:rPr>
          <w:rFonts w:ascii="Arial" w:eastAsia="Calibri" w:hAnsi="Arial" w:cs="Arial"/>
          <w:color w:val="000000" w:themeColor="text1"/>
          <w:sz w:val="20"/>
          <w:szCs w:val="20"/>
          <w:lang w:eastAsia="en-GB" w:bidi="he-IL"/>
        </w:rPr>
        <w:t xml:space="preserve">assess the dynamics of beta-lateralization </w:t>
      </w:r>
      <w:r w:rsidR="00991159">
        <w:rPr>
          <w:rFonts w:ascii="Arial" w:eastAsia="Calibri" w:hAnsi="Arial" w:cs="Arial"/>
          <w:color w:val="000000" w:themeColor="text1"/>
          <w:sz w:val="20"/>
          <w:szCs w:val="20"/>
          <w:lang w:eastAsia="en-GB" w:bidi="he-IL"/>
        </w:rPr>
        <w:t xml:space="preserve">including the </w:t>
      </w:r>
      <w:r w:rsidR="00C037DC">
        <w:rPr>
          <w:rFonts w:ascii="Arial" w:eastAsia="Calibri" w:hAnsi="Arial" w:cs="Arial"/>
          <w:color w:val="000000" w:themeColor="text1"/>
          <w:sz w:val="20"/>
          <w:szCs w:val="20"/>
          <w:lang w:eastAsia="en-GB" w:bidi="he-IL"/>
        </w:rPr>
        <w:t>magnitude of flanker related accumulation</w:t>
      </w:r>
      <w:r w:rsidR="00AF1AB9">
        <w:rPr>
          <w:rFonts w:ascii="Arial" w:eastAsia="Calibri" w:hAnsi="Arial" w:cs="Arial"/>
          <w:color w:val="000000" w:themeColor="text1"/>
          <w:sz w:val="20"/>
          <w:szCs w:val="20"/>
          <w:lang w:eastAsia="en-GB" w:bidi="he-IL"/>
        </w:rPr>
        <w:t xml:space="preserve"> and collapsing decision boundaries</w:t>
      </w:r>
      <w:r w:rsidR="004515F6">
        <w:rPr>
          <w:rFonts w:ascii="Arial" w:eastAsia="Calibri" w:hAnsi="Arial" w:cs="Arial"/>
          <w:color w:val="000000" w:themeColor="text1"/>
          <w:sz w:val="20"/>
          <w:szCs w:val="20"/>
          <w:lang w:eastAsia="en-GB" w:bidi="he-IL"/>
        </w:rPr>
        <w:t xml:space="preserve"> as we </w:t>
      </w:r>
      <w:r w:rsidR="00601406">
        <w:rPr>
          <w:rFonts w:ascii="Arial" w:eastAsia="Calibri" w:hAnsi="Arial" w:cs="Arial"/>
          <w:color w:val="000000" w:themeColor="text1"/>
          <w:sz w:val="20"/>
          <w:szCs w:val="20"/>
          <w:lang w:eastAsia="en-GB" w:bidi="he-IL"/>
        </w:rPr>
        <w:t>measured in our previous large EEG dataset</w:t>
      </w:r>
      <w:r w:rsidR="009B2AA1">
        <w:rPr>
          <w:rFonts w:ascii="Arial" w:eastAsia="Calibri" w:hAnsi="Arial" w:cs="Arial"/>
          <w:color w:val="000000" w:themeColor="text1"/>
          <w:sz w:val="20"/>
          <w:szCs w:val="20"/>
          <w:lang w:eastAsia="en-GB" w:bidi="he-IL"/>
        </w:rPr>
        <w:t xml:space="preserve"> </w:t>
      </w:r>
      <w:r w:rsidR="00CF368E">
        <w:rPr>
          <w:rFonts w:ascii="Arial" w:eastAsia="Calibri" w:hAnsi="Arial" w:cs="Arial"/>
          <w:color w:val="000000" w:themeColor="text1"/>
          <w:sz w:val="20"/>
          <w:szCs w:val="20"/>
          <w:lang w:eastAsia="en-GB" w:bidi="he-IL"/>
        </w:rPr>
        <w:fldChar w:fldCharType="begin"/>
      </w:r>
      <w:r w:rsidR="002A7213">
        <w:rPr>
          <w:rFonts w:ascii="Arial" w:eastAsia="Calibri" w:hAnsi="Arial" w:cs="Arial"/>
          <w:color w:val="000000" w:themeColor="text1"/>
          <w:sz w:val="20"/>
          <w:szCs w:val="20"/>
          <w:lang w:eastAsia="en-GB" w:bidi="he-IL"/>
        </w:rPr>
        <w:instrText xml:space="preserve"> ADDIN EN.CITE &lt;EndNote&gt;&lt;Cite&gt;&lt;Author&gt;Kirschner&lt;/Author&gt;&lt;Year&gt;2024&lt;/Year&gt;&lt;RecNum&gt;224&lt;/RecNum&gt;&lt;DisplayText&gt;&lt;style face="superscript"&gt;43&lt;/style&gt;&lt;/DisplayText&gt;&lt;record&gt;&lt;rec-number&gt;224&lt;/rec-number&gt;&lt;foreign-keys&gt;&lt;key app="EN" db-id="xrp5dt9p9p0rr9exz935twzaeaveax2asdvx" timestamp="1730730023"&gt;224&lt;/key&gt;&lt;/foreign-keys&gt;&lt;ref-type name="Journal Article"&gt;17&lt;/ref-type&gt;&lt;contributors&gt;&lt;authors&gt;&lt;author&gt;Kirschner, Hans&lt;/author&gt;&lt;author&gt;Fischer, Adrian G.&lt;/author&gt;&lt;author&gt;Danielmeier, Claudia&lt;/author&gt;&lt;author&gt;Klein, Tilmann A.&lt;/author&gt;&lt;author&gt;Ullsperger, Markus&lt;/author&gt;&lt;/authors&gt;&lt;/contributors&gt;&lt;titles&gt;&lt;title&gt;Cortical β Power Reflects a Neural Implementation of Decision Boundary Collapse in Speeded Decisions&lt;/title&gt;&lt;secondary-title&gt;The Journal of Neuroscience&lt;/secondary-title&gt;&lt;/titles&gt;&lt;periodical&gt;&lt;full-title&gt;The Journal of Neuroscience&lt;/full-title&gt;&lt;/periodical&gt;&lt;pages&gt;e1713232024&lt;/pages&gt;&lt;volume&gt;44&lt;/volume&gt;&lt;number&gt;13&lt;/number&gt;&lt;dates&gt;&lt;year&gt;2024&lt;/year&gt;&lt;/dates&gt;&lt;urls&gt;&lt;related-urls&gt;&lt;url&gt;http://www.jneurosci.org/content/44/13/e1713232024.abstract&lt;/url&gt;&lt;/related-urls&gt;&lt;/urls&gt;&lt;electronic-resource-num&gt;10.1523/JNEUROSCI.1713-23.2024&lt;/electronic-resource-num&gt;&lt;/record&gt;&lt;/Cite&gt;&lt;/EndNote&gt;</w:instrText>
      </w:r>
      <w:r w:rsidR="00CF368E">
        <w:rPr>
          <w:rFonts w:ascii="Arial" w:eastAsia="Calibri" w:hAnsi="Arial" w:cs="Arial"/>
          <w:color w:val="000000" w:themeColor="text1"/>
          <w:sz w:val="20"/>
          <w:szCs w:val="20"/>
          <w:lang w:eastAsia="en-GB" w:bidi="he-IL"/>
        </w:rPr>
        <w:fldChar w:fldCharType="separate"/>
      </w:r>
      <w:r w:rsidR="002A7213" w:rsidRPr="002A7213">
        <w:rPr>
          <w:rFonts w:ascii="Arial" w:eastAsia="Calibri" w:hAnsi="Arial" w:cs="Arial"/>
          <w:noProof/>
          <w:color w:val="000000" w:themeColor="text1"/>
          <w:sz w:val="20"/>
          <w:szCs w:val="20"/>
          <w:vertAlign w:val="superscript"/>
          <w:lang w:eastAsia="en-GB" w:bidi="he-IL"/>
        </w:rPr>
        <w:t>43</w:t>
      </w:r>
      <w:r w:rsidR="00CF368E">
        <w:rPr>
          <w:rFonts w:ascii="Arial" w:eastAsia="Calibri" w:hAnsi="Arial" w:cs="Arial"/>
          <w:color w:val="000000" w:themeColor="text1"/>
          <w:sz w:val="20"/>
          <w:szCs w:val="20"/>
          <w:lang w:eastAsia="en-GB" w:bidi="he-IL"/>
        </w:rPr>
        <w:fldChar w:fldCharType="end"/>
      </w:r>
      <w:r w:rsidR="00601406">
        <w:rPr>
          <w:rFonts w:ascii="Arial" w:eastAsia="Calibri" w:hAnsi="Arial" w:cs="Arial"/>
          <w:color w:val="000000" w:themeColor="text1"/>
          <w:sz w:val="20"/>
          <w:szCs w:val="20"/>
          <w:lang w:eastAsia="en-GB" w:bidi="he-IL"/>
        </w:rPr>
        <w:t>.</w:t>
      </w:r>
      <w:r w:rsidR="00C6105B" w:rsidRPr="003B2415">
        <w:rPr>
          <w:rFonts w:ascii="Arial" w:eastAsia="Calibri" w:hAnsi="Arial" w:cs="Arial"/>
          <w:color w:val="000000" w:themeColor="text1"/>
          <w:sz w:val="20"/>
          <w:szCs w:val="20"/>
          <w:lang w:eastAsia="en-GB" w:bidi="he-IL"/>
        </w:rPr>
        <w:t xml:space="preserve"> Participants will perform both the novel flanker task (45 minutes) and, after a short break, the CMCT task (45 minutes), while EEG is continuously recorded. The primary site for data collection will be Magdeburg (N=200), however, a smaller dataset will be collected at Brown (N=60) to evaluate cross-site reliability of primary findings. All exploratory analyses will be first performed on the Magdeburg dataset and subsequently validated in the Brown dataset. Human behavioral data will be analyzed </w:t>
      </w:r>
      <w:r w:rsidR="00F87C85">
        <w:rPr>
          <w:rFonts w:ascii="Arial" w:eastAsia="Calibri" w:hAnsi="Arial" w:cs="Arial"/>
          <w:color w:val="000000" w:themeColor="text1"/>
          <w:sz w:val="20"/>
          <w:szCs w:val="20"/>
          <w:lang w:eastAsia="en-GB" w:bidi="he-IL"/>
        </w:rPr>
        <w:t xml:space="preserve">similarly to </w:t>
      </w:r>
      <w:r w:rsidR="00C6105B" w:rsidRPr="003B2415">
        <w:rPr>
          <w:rFonts w:ascii="Arial" w:eastAsia="Calibri" w:hAnsi="Arial" w:cs="Arial"/>
          <w:color w:val="000000" w:themeColor="text1"/>
          <w:sz w:val="20"/>
          <w:szCs w:val="20"/>
          <w:lang w:eastAsia="en-GB" w:bidi="he-IL"/>
        </w:rPr>
        <w:t xml:space="preserve">the model data, and compared to the model predictions in order to test the generalization of predictions made by different models in the set. EEG data will be preprocessed and lateralized </w:t>
      </w:r>
      <w:ins w:id="30" w:author="mattnassar@gmail.com" w:date="2024-11-10T14:56:00Z" w16du:dateUtc="2024-11-10T19:56:00Z">
        <w:r w:rsidR="00D26ACC">
          <w:rPr>
            <w:rFonts w:ascii="Arial" w:eastAsia="Calibri" w:hAnsi="Arial" w:cs="Arial"/>
            <w:color w:val="000000" w:themeColor="text1"/>
            <w:sz w:val="20"/>
            <w:szCs w:val="20"/>
            <w:lang w:eastAsia="en-GB" w:bidi="he-IL"/>
          </w:rPr>
          <w:t>b</w:t>
        </w:r>
      </w:ins>
      <w:del w:id="31" w:author="mattnassar@gmail.com" w:date="2024-11-10T14:56:00Z" w16du:dateUtc="2024-11-10T19:56:00Z">
        <w:r w:rsidR="00C6105B" w:rsidRPr="003B2415" w:rsidDel="00D26ACC">
          <w:rPr>
            <w:rFonts w:ascii="Arial" w:eastAsia="Calibri" w:hAnsi="Arial" w:cs="Arial"/>
            <w:color w:val="000000" w:themeColor="text1"/>
            <w:sz w:val="20"/>
            <w:szCs w:val="20"/>
            <w:lang w:eastAsia="en-GB" w:bidi="he-IL"/>
          </w:rPr>
          <w:delText>B</w:delText>
        </w:r>
      </w:del>
      <w:r w:rsidR="00C6105B" w:rsidRPr="003B2415">
        <w:rPr>
          <w:rFonts w:ascii="Arial" w:eastAsia="Calibri" w:hAnsi="Arial" w:cs="Arial"/>
          <w:color w:val="000000" w:themeColor="text1"/>
          <w:sz w:val="20"/>
          <w:szCs w:val="20"/>
          <w:lang w:eastAsia="en-GB" w:bidi="he-IL"/>
        </w:rPr>
        <w:t xml:space="preserve">eta, </w:t>
      </w:r>
      <w:r w:rsidR="0096283C" w:rsidRPr="003B2415">
        <w:rPr>
          <w:rFonts w:ascii="Arial" w:eastAsia="Calibri" w:hAnsi="Arial" w:cs="Arial"/>
          <w:color w:val="000000" w:themeColor="text1"/>
          <w:sz w:val="20"/>
          <w:szCs w:val="20"/>
          <w:lang w:eastAsia="en-GB" w:bidi="he-IL"/>
        </w:rPr>
        <w:t>MFT</w:t>
      </w:r>
      <w:r w:rsidR="00C6105B" w:rsidRPr="003B2415">
        <w:rPr>
          <w:rFonts w:ascii="Arial" w:eastAsia="Calibri" w:hAnsi="Arial" w:cs="Arial"/>
          <w:color w:val="000000" w:themeColor="text1"/>
          <w:sz w:val="20"/>
          <w:szCs w:val="20"/>
          <w:lang w:eastAsia="en-GB" w:bidi="he-IL"/>
        </w:rPr>
        <w:t xml:space="preserve">, and error related negativity (ERN) signals will be extracted using methods we have reported previously </w:t>
      </w:r>
      <w:r w:rsidR="007D0A31">
        <w:rPr>
          <w:rFonts w:ascii="Arial" w:eastAsia="Calibri" w:hAnsi="Arial" w:cs="Arial"/>
          <w:color w:val="000000" w:themeColor="text1"/>
          <w:sz w:val="20"/>
          <w:szCs w:val="20"/>
          <w:lang w:eastAsia="en-GB" w:bidi="he-IL"/>
        </w:rPr>
        <w:fldChar w:fldCharType="begin">
          <w:fldData xml:space="preserve">PEVuZE5vdGU+PENpdGU+PEF1dGhvcj5CZWxkemlrPC9BdXRob3I+PFllYXI+MjAyMjwvWWVhcj48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</w:fldData>
        </w:fldChar>
      </w:r>
      <w:r w:rsidR="00487CB6">
        <w:rPr>
          <w:rFonts w:ascii="Arial" w:eastAsia="Calibri" w:hAnsi="Arial" w:cs="Arial"/>
          <w:color w:val="000000" w:themeColor="text1"/>
          <w:sz w:val="20"/>
          <w:szCs w:val="20"/>
          <w:lang w:eastAsia="en-GB" w:bidi="he-IL"/>
        </w:rPr>
        <w:instrText xml:space="preserve"> ADDIN EN.CITE </w:instrText>
      </w:r>
      <w:r w:rsidR="00487CB6">
        <w:rPr>
          <w:rFonts w:ascii="Arial" w:eastAsia="Calibri" w:hAnsi="Arial" w:cs="Arial"/>
          <w:color w:val="000000" w:themeColor="text1"/>
          <w:sz w:val="20"/>
          <w:szCs w:val="20"/>
          <w:lang w:eastAsia="en-GB" w:bidi="he-IL"/>
        </w:rPr>
        <w:fldChar w:fldCharType="begin">
          <w:fldData xml:space="preserve">PEVuZE5vdGU+PENpdGU+PEF1dGhvcj5CZWxkemlrPC9BdXRob3I+PFllYXI+MjAyMjwvWWVhcj48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</w:fldData>
        </w:fldChar>
      </w:r>
      <w:r w:rsidR="00487CB6">
        <w:rPr>
          <w:rFonts w:ascii="Arial" w:eastAsia="Calibri" w:hAnsi="Arial" w:cs="Arial"/>
          <w:color w:val="000000" w:themeColor="text1"/>
          <w:sz w:val="20"/>
          <w:szCs w:val="20"/>
          <w:lang w:eastAsia="en-GB" w:bidi="he-IL"/>
        </w:rPr>
        <w:instrText xml:space="preserve"> ADDIN EN.CITE.DATA </w:instrText>
      </w:r>
      <w:r w:rsidR="00487CB6">
        <w:rPr>
          <w:rFonts w:ascii="Arial" w:eastAsia="Calibri" w:hAnsi="Arial" w:cs="Arial"/>
          <w:color w:val="000000" w:themeColor="text1"/>
          <w:sz w:val="20"/>
          <w:szCs w:val="20"/>
          <w:lang w:eastAsia="en-GB" w:bidi="he-IL"/>
        </w:rPr>
      </w:r>
      <w:r w:rsidR="00487CB6">
        <w:rPr>
          <w:rFonts w:ascii="Arial" w:eastAsia="Calibri" w:hAnsi="Arial" w:cs="Arial"/>
          <w:color w:val="000000" w:themeColor="text1"/>
          <w:sz w:val="20"/>
          <w:szCs w:val="20"/>
          <w:lang w:eastAsia="en-GB" w:bidi="he-IL"/>
        </w:rPr>
        <w:fldChar w:fldCharType="end"/>
      </w:r>
      <w:r w:rsidR="007D0A31">
        <w:rPr>
          <w:rFonts w:ascii="Arial" w:eastAsia="Calibri" w:hAnsi="Arial" w:cs="Arial"/>
          <w:color w:val="000000" w:themeColor="text1"/>
          <w:sz w:val="20"/>
          <w:szCs w:val="20"/>
          <w:lang w:eastAsia="en-GB" w:bidi="he-IL"/>
        </w:rPr>
      </w:r>
      <w:r w:rsidR="007D0A31">
        <w:rPr>
          <w:rFonts w:ascii="Arial" w:eastAsia="Calibri" w:hAnsi="Arial" w:cs="Arial"/>
          <w:color w:val="000000" w:themeColor="text1"/>
          <w:sz w:val="20"/>
          <w:szCs w:val="20"/>
          <w:lang w:eastAsia="en-GB" w:bidi="he-IL"/>
        </w:rPr>
        <w:fldChar w:fldCharType="separate"/>
      </w:r>
      <w:r w:rsidR="00487CB6" w:rsidRPr="00487CB6">
        <w:rPr>
          <w:rFonts w:ascii="Arial" w:eastAsia="Calibri" w:hAnsi="Arial" w:cs="Arial"/>
          <w:noProof/>
          <w:color w:val="000000" w:themeColor="text1"/>
          <w:sz w:val="20"/>
          <w:szCs w:val="20"/>
          <w:vertAlign w:val="superscript"/>
          <w:lang w:eastAsia="en-GB" w:bidi="he-IL"/>
        </w:rPr>
        <w:t>3,</w:t>
      </w:r>
      <w:r w:rsidR="002A7213" w:rsidRPr="002A7213">
        <w:rPr>
          <w:rFonts w:ascii="Arial" w:eastAsia="Calibri" w:hAnsi="Arial" w:cs="Arial"/>
          <w:noProof/>
          <w:color w:val="000000" w:themeColor="text1"/>
          <w:sz w:val="20"/>
          <w:szCs w:val="20"/>
          <w:vertAlign w:val="superscript"/>
          <w:lang w:eastAsia="en-GB" w:bidi="he-IL"/>
        </w:rPr>
        <w:t>29,67</w:t>
      </w:r>
      <w:r w:rsidR="007D0A31">
        <w:rPr>
          <w:rFonts w:ascii="Arial" w:eastAsia="Calibri" w:hAnsi="Arial" w:cs="Arial"/>
          <w:color w:val="000000" w:themeColor="text1"/>
          <w:sz w:val="20"/>
          <w:szCs w:val="20"/>
          <w:lang w:eastAsia="en-GB" w:bidi="he-IL"/>
        </w:rPr>
        <w:fldChar w:fldCharType="end"/>
      </w:r>
      <w:r w:rsidR="00C6105B" w:rsidRPr="003B2415">
        <w:rPr>
          <w:rFonts w:ascii="Arial" w:eastAsia="Calibri" w:hAnsi="Arial" w:cs="Arial"/>
          <w:color w:val="000000" w:themeColor="text1"/>
          <w:sz w:val="20"/>
          <w:szCs w:val="20"/>
          <w:lang w:eastAsia="en-GB" w:bidi="he-IL"/>
        </w:rPr>
        <w:t>.</w:t>
      </w:r>
      <w:r w:rsidR="00C6105B">
        <w:rPr>
          <w:rFonts w:ascii="Arial" w:eastAsia="Calibri" w:hAnsi="Arial" w:cs="Arial"/>
          <w:color w:val="000000" w:themeColor="text1"/>
          <w:kern w:val="0"/>
          <w:sz w:val="20"/>
          <w:szCs w:val="20"/>
          <w:lang w:eastAsia="en-GB" w:bidi="he-IL"/>
          <w14:ligatures w14:val="none"/>
        </w:rPr>
        <w:t xml:space="preserve"> </w:t>
      </w:r>
      <w:r w:rsidR="00C6105B" w:rsidRPr="003B2415">
        <w:rPr>
          <w:rFonts w:ascii="Arial" w:eastAsia="Calibri" w:hAnsi="Arial" w:cs="Arial"/>
          <w:color w:val="000000" w:themeColor="text1"/>
          <w:kern w:val="0"/>
          <w:sz w:val="20"/>
          <w:szCs w:val="20"/>
          <w:lang w:eastAsia="en-GB" w:bidi="he-IL"/>
          <w14:ligatures w14:val="none"/>
        </w:rPr>
        <w:t xml:space="preserve">Model behavior and dynamics will be compared to human behavior and EEG data </w:t>
      </w:r>
      <w:r w:rsidR="007E6172" w:rsidRPr="003B2415">
        <w:rPr>
          <w:rFonts w:ascii="Arial" w:eastAsia="Calibri" w:hAnsi="Arial" w:cs="Arial"/>
          <w:color w:val="000000" w:themeColor="text1"/>
          <w:kern w:val="0"/>
          <w:sz w:val="20"/>
          <w:szCs w:val="20"/>
          <w:lang w:eastAsia="en-GB" w:bidi="he-IL"/>
          <w14:ligatures w14:val="none"/>
        </w:rPr>
        <w:t>to</w:t>
      </w:r>
      <w:r w:rsidR="00C6105B" w:rsidRPr="003B2415">
        <w:rPr>
          <w:rFonts w:ascii="Arial" w:eastAsia="Calibri" w:hAnsi="Arial" w:cs="Arial"/>
          <w:color w:val="000000" w:themeColor="text1"/>
          <w:kern w:val="0"/>
          <w:sz w:val="20"/>
          <w:szCs w:val="20"/>
          <w:lang w:eastAsia="en-GB" w:bidi="he-IL"/>
          <w14:ligatures w14:val="none"/>
        </w:rPr>
        <w:t xml:space="preserve"> test the following specific hypotheses:</w:t>
      </w:r>
    </w:p>
    <w:p w14:paraId="7022D628" w14:textId="5A0C29C8" w:rsidR="00EF7346" w:rsidRPr="00D5030A" w:rsidRDefault="00EF7346" w:rsidP="00D5030A">
      <w:pPr>
        <w:jc w:val="both"/>
        <w:rPr>
          <w:rFonts w:ascii="Arial" w:eastAsia="Calibri" w:hAnsi="Arial" w:cs="Arial"/>
          <w:b/>
          <w:color w:val="000000" w:themeColor="text1"/>
          <w:kern w:val="0"/>
          <w:sz w:val="12"/>
          <w:szCs w:val="12"/>
          <w:lang w:eastAsia="en-GB" w:bidi="he-IL"/>
          <w14:ligatures w14:val="none"/>
        </w:rPr>
      </w:pPr>
    </w:p>
    <w:p w14:paraId="715D3B3D" w14:textId="6857A795" w:rsidR="00EF7346" w:rsidRDefault="00C6105B" w:rsidP="00D5030A">
      <w:pPr>
        <w:jc w:val="both"/>
        <w:rPr>
          <w:rFonts w:ascii="Arial" w:hAnsi="Arial" w:cs="Arial"/>
          <w:b/>
          <w:bCs/>
          <w:sz w:val="20"/>
          <w:szCs w:val="20"/>
        </w:rPr>
      </w:pPr>
      <w:r w:rsidRPr="003B2415">
        <w:rPr>
          <w:rFonts w:ascii="Arial" w:hAnsi="Arial" w:cs="Arial"/>
          <w:b/>
          <w:bCs/>
          <w:sz w:val="20"/>
          <w:szCs w:val="20"/>
        </w:rPr>
        <w:lastRenderedPageBreak/>
        <w:t xml:space="preserve">H2.1: Models that include conflict in embedding structure will perform better in changing environments. </w:t>
      </w:r>
      <w:r w:rsidRPr="003B2415">
        <w:rPr>
          <w:rFonts w:ascii="Arial" w:hAnsi="Arial" w:cs="Arial"/>
          <w:sz w:val="20"/>
          <w:szCs w:val="20"/>
        </w:rPr>
        <w:t>We hypothesize that conflict signals optimize a tradeoff between generalizations that are useful for learning and task-specific processing necessary to implement arbitrary tasks</w:t>
      </w:r>
      <w:ins w:id="32" w:author="mattnassar@gmail.com" w:date="2024-11-10T14:57:00Z" w16du:dateUtc="2024-11-10T19:57:00Z">
        <w:r w:rsidR="00D26ACC">
          <w:rPr>
            <w:rFonts w:ascii="Arial" w:hAnsi="Arial" w:cs="Arial"/>
            <w:sz w:val="20"/>
            <w:szCs w:val="20"/>
          </w:rPr>
          <w:t>.</w:t>
        </w:r>
      </w:ins>
      <w:del w:id="33" w:author="mattnassar@gmail.com" w:date="2024-11-10T14:57:00Z" w16du:dateUtc="2024-11-10T19:57:00Z">
        <w:r w:rsidRPr="003B2415" w:rsidDel="00D26ACC">
          <w:rPr>
            <w:rFonts w:ascii="Arial" w:hAnsi="Arial" w:cs="Arial"/>
            <w:sz w:val="20"/>
            <w:szCs w:val="20"/>
          </w:rPr>
          <w:delText>,</w:delText>
        </w:r>
      </w:del>
      <w:r w:rsidRPr="003B2415">
        <w:rPr>
          <w:rFonts w:ascii="Arial" w:hAnsi="Arial" w:cs="Arial"/>
          <w:sz w:val="20"/>
          <w:szCs w:val="20"/>
        </w:rPr>
        <w:t xml:space="preserve"> </w:t>
      </w:r>
      <w:ins w:id="34" w:author="mattnassar@gmail.com" w:date="2024-11-10T14:57:00Z" w16du:dateUtc="2024-11-10T19:57:00Z">
        <w:r w:rsidR="00D26ACC">
          <w:rPr>
            <w:rFonts w:ascii="Arial" w:hAnsi="Arial" w:cs="Arial"/>
            <w:sz w:val="20"/>
            <w:szCs w:val="20"/>
          </w:rPr>
          <w:t>T</w:t>
        </w:r>
      </w:ins>
      <w:del w:id="35" w:author="mattnassar@gmail.com" w:date="2024-11-10T14:57:00Z" w16du:dateUtc="2024-11-10T19:57:00Z">
        <w:r w:rsidRPr="003B2415" w:rsidDel="00D26ACC">
          <w:rPr>
            <w:rFonts w:ascii="Arial" w:hAnsi="Arial" w:cs="Arial"/>
            <w:sz w:val="20"/>
            <w:szCs w:val="20"/>
          </w:rPr>
          <w:delText>and t</w:delText>
        </w:r>
      </w:del>
      <w:r w:rsidRPr="003B2415">
        <w:rPr>
          <w:rFonts w:ascii="Arial" w:hAnsi="Arial" w:cs="Arial"/>
          <w:sz w:val="20"/>
          <w:szCs w:val="20"/>
        </w:rPr>
        <w:t>hus we predict that models with conflict signals that reflect and respond to congruency will more rapidly calibrate behavior in the face of experimental changes in congruency probability.</w:t>
      </w:r>
    </w:p>
    <w:p w14:paraId="5B9B9F38" w14:textId="0BDA9B7A" w:rsidR="00EF7346" w:rsidRPr="00D5030A" w:rsidRDefault="00EF7346" w:rsidP="00D5030A">
      <w:pPr>
        <w:jc w:val="both"/>
        <w:rPr>
          <w:rFonts w:ascii="Arial" w:hAnsi="Arial" w:cs="Arial"/>
          <w:sz w:val="12"/>
          <w:szCs w:val="12"/>
        </w:rPr>
      </w:pPr>
    </w:p>
    <w:p w14:paraId="49DF70DA" w14:textId="1544DC72" w:rsidR="00D26ACC" w:rsidRPr="003B2415" w:rsidRDefault="00C6105B" w:rsidP="00D26ACC">
      <w:pPr>
        <w:jc w:val="both"/>
        <w:rPr>
          <w:ins w:id="36" w:author="mattnassar@gmail.com" w:date="2024-11-10T14:57:00Z" w16du:dateUtc="2024-11-10T19:57:00Z"/>
          <w:rFonts w:ascii="Arial" w:hAnsi="Arial" w:cs="Arial"/>
          <w:sz w:val="20"/>
          <w:szCs w:val="20"/>
        </w:rPr>
      </w:pPr>
      <w:r w:rsidRPr="003B2415">
        <w:rPr>
          <w:rFonts w:ascii="Arial" w:hAnsi="Arial" w:cs="Arial"/>
          <w:b/>
          <w:bCs/>
          <w:sz w:val="20"/>
          <w:szCs w:val="20"/>
        </w:rPr>
        <w:t xml:space="preserve">H2.2: Models that include conflict in embedding structure will successfully predict human behavior in a novel flanker task. </w:t>
      </w:r>
      <w:ins w:id="37" w:author="mattnassar@gmail.com" w:date="2024-11-10T14:57:00Z" w16du:dateUtc="2024-11-10T19:57:00Z">
        <w:r w:rsidR="00D26ACC" w:rsidRPr="003B2415">
          <w:rPr>
            <w:rFonts w:ascii="Arial" w:hAnsi="Arial" w:cs="Arial"/>
            <w:sz w:val="20"/>
            <w:szCs w:val="20"/>
          </w:rPr>
          <w:t xml:space="preserve">Models that have embeddings that respond to conflict, either by design (theoretically motivated embeddings) or through data driven training, will predict smaller congruency effects when congruency is more common, </w:t>
        </w:r>
        <w:r w:rsidR="00D26ACC">
          <w:rPr>
            <w:rFonts w:ascii="Arial" w:hAnsi="Arial" w:cs="Arial"/>
            <w:sz w:val="20"/>
            <w:szCs w:val="20"/>
          </w:rPr>
          <w:t>an effect we hypothesize will also emerge</w:t>
        </w:r>
        <w:r w:rsidR="00D26ACC" w:rsidRPr="003B2415">
          <w:rPr>
            <w:rFonts w:ascii="Arial" w:hAnsi="Arial" w:cs="Arial"/>
            <w:sz w:val="20"/>
            <w:szCs w:val="20"/>
          </w:rPr>
          <w:t xml:space="preserve"> in human </w:t>
        </w:r>
        <w:r w:rsidR="00D26ACC">
          <w:rPr>
            <w:rFonts w:ascii="Arial" w:hAnsi="Arial" w:cs="Arial"/>
            <w:sz w:val="20"/>
            <w:szCs w:val="20"/>
          </w:rPr>
          <w:t>participant</w:t>
        </w:r>
        <w:r w:rsidR="00D26ACC" w:rsidRPr="003B2415">
          <w:rPr>
            <w:rFonts w:ascii="Arial" w:hAnsi="Arial" w:cs="Arial"/>
            <w:sz w:val="20"/>
            <w:szCs w:val="20"/>
          </w:rPr>
          <w:t xml:space="preserve"> </w:t>
        </w:r>
        <w:r w:rsidR="00D26ACC">
          <w:rPr>
            <w:rFonts w:ascii="Arial" w:hAnsi="Arial" w:cs="Arial"/>
            <w:sz w:val="20"/>
            <w:szCs w:val="20"/>
          </w:rPr>
          <w:t>data</w:t>
        </w:r>
        <w:r w:rsidR="00D26ACC" w:rsidRPr="003B2415">
          <w:rPr>
            <w:rFonts w:ascii="Arial" w:hAnsi="Arial" w:cs="Arial"/>
            <w:sz w:val="20"/>
            <w:szCs w:val="20"/>
          </w:rPr>
          <w:t xml:space="preserve">. We predict that such models learn </w:t>
        </w:r>
        <w:r w:rsidR="00D26ACC">
          <w:rPr>
            <w:rFonts w:ascii="Arial" w:hAnsi="Arial" w:cs="Arial"/>
            <w:sz w:val="20"/>
            <w:szCs w:val="20"/>
          </w:rPr>
          <w:t xml:space="preserve">to </w:t>
        </w:r>
        <w:r w:rsidR="00D26ACC" w:rsidRPr="003B2415">
          <w:rPr>
            <w:rFonts w:ascii="Arial" w:hAnsi="Arial" w:cs="Arial"/>
            <w:sz w:val="20"/>
            <w:szCs w:val="20"/>
          </w:rPr>
          <w:t>use conflict control signals to select a subnetwork of the RNN that relies more selectively on the target stimulus. Thus, we also predict that the same models will be sensitive to flanker/target latency</w:t>
        </w:r>
        <w:r w:rsidR="00D26ACC">
          <w:rPr>
            <w:rFonts w:ascii="Arial" w:hAnsi="Arial" w:cs="Arial"/>
            <w:sz w:val="20"/>
            <w:szCs w:val="20"/>
          </w:rPr>
          <w:t>,</w:t>
        </w:r>
        <w:r w:rsidR="00D26ACC" w:rsidRPr="003B2415">
          <w:rPr>
            <w:rFonts w:ascii="Arial" w:hAnsi="Arial" w:cs="Arial"/>
            <w:sz w:val="20"/>
            <w:szCs w:val="20"/>
          </w:rPr>
          <w:t xml:space="preserve"> with higher latencies corresponding to lower accuracies and longer response times</w:t>
        </w:r>
        <w:r w:rsidR="00D26ACC">
          <w:rPr>
            <w:rFonts w:ascii="Arial" w:hAnsi="Arial" w:cs="Arial"/>
            <w:sz w:val="20"/>
            <w:szCs w:val="20"/>
          </w:rPr>
          <w:t>. Critically</w:t>
        </w:r>
        <w:r w:rsidR="00D26ACC" w:rsidRPr="003B2415">
          <w:rPr>
            <w:rFonts w:ascii="Arial" w:hAnsi="Arial" w:cs="Arial"/>
            <w:sz w:val="20"/>
            <w:szCs w:val="20"/>
          </w:rPr>
          <w:t xml:space="preserve">, </w:t>
        </w:r>
        <w:r w:rsidR="00D26ACC">
          <w:rPr>
            <w:rFonts w:ascii="Arial" w:hAnsi="Arial" w:cs="Arial"/>
            <w:sz w:val="20"/>
            <w:szCs w:val="20"/>
          </w:rPr>
          <w:t xml:space="preserve">we hypothesize that </w:t>
        </w:r>
        <w:r w:rsidR="00D26ACC" w:rsidRPr="003B2415">
          <w:rPr>
            <w:rFonts w:ascii="Arial" w:hAnsi="Arial" w:cs="Arial"/>
            <w:sz w:val="20"/>
            <w:szCs w:val="20"/>
          </w:rPr>
          <w:t xml:space="preserve">these effects will be reduced in blocks with increased control demands (low </w:t>
        </w:r>
        <w:r w:rsidR="00D26ACC">
          <w:rPr>
            <w:rFonts w:ascii="Arial" w:hAnsi="Arial" w:cs="Arial"/>
            <w:sz w:val="20"/>
            <w:szCs w:val="20"/>
          </w:rPr>
          <w:t>proportion</w:t>
        </w:r>
        <w:r w:rsidR="00D26ACC" w:rsidRPr="003B2415">
          <w:rPr>
            <w:rFonts w:ascii="Arial" w:hAnsi="Arial" w:cs="Arial"/>
            <w:sz w:val="20"/>
            <w:szCs w:val="20"/>
          </w:rPr>
          <w:t xml:space="preserve"> </w:t>
        </w:r>
        <w:proofErr w:type="gramStart"/>
        <w:r w:rsidR="00D26ACC" w:rsidRPr="003B2415">
          <w:rPr>
            <w:rFonts w:ascii="Arial" w:hAnsi="Arial" w:cs="Arial"/>
            <w:sz w:val="20"/>
            <w:szCs w:val="20"/>
          </w:rPr>
          <w:t>congruent</w:t>
        </w:r>
        <w:r w:rsidR="00D26ACC">
          <w:rPr>
            <w:rFonts w:ascii="Arial" w:hAnsi="Arial" w:cs="Arial"/>
            <w:sz w:val="20"/>
            <w:szCs w:val="20"/>
          </w:rPr>
          <w:t xml:space="preserve">, </w:t>
        </w:r>
        <w:r w:rsidR="00D26ACC" w:rsidRPr="003B2415">
          <w:rPr>
            <w:rFonts w:ascii="Arial" w:hAnsi="Arial" w:cs="Arial"/>
            <w:sz w:val="20"/>
            <w:szCs w:val="20"/>
          </w:rPr>
          <w:t xml:space="preserve"> </w:t>
        </w:r>
        <w:r w:rsidR="00D26ACC">
          <w:rPr>
            <w:rFonts w:ascii="Arial" w:hAnsi="Arial" w:cs="Arial"/>
            <w:sz w:val="20"/>
            <w:szCs w:val="20"/>
          </w:rPr>
          <w:t>indicating</w:t>
        </w:r>
        <w:proofErr w:type="gramEnd"/>
        <w:r w:rsidR="00D26ACC" w:rsidRPr="003B2415">
          <w:rPr>
            <w:rFonts w:ascii="Arial" w:hAnsi="Arial" w:cs="Arial"/>
            <w:sz w:val="20"/>
            <w:szCs w:val="20"/>
          </w:rPr>
          <w:t xml:space="preserve"> a non-trivial transfer of control (i.e., congruency to timing) that we predict will also emerge in human participant data. </w:t>
        </w:r>
      </w:ins>
    </w:p>
    <w:p w14:paraId="706AB4EF" w14:textId="1BF94944" w:rsidR="00EF7346" w:rsidDel="00D26ACC" w:rsidRDefault="00C6105B" w:rsidP="00D5030A">
      <w:pPr>
        <w:jc w:val="both"/>
        <w:rPr>
          <w:del w:id="38" w:author="mattnassar@gmail.com" w:date="2024-11-10T14:57:00Z" w16du:dateUtc="2024-11-10T19:57:00Z"/>
          <w:rFonts w:ascii="Arial" w:hAnsi="Arial" w:cs="Arial"/>
          <w:b/>
          <w:bCs/>
          <w:sz w:val="20"/>
          <w:szCs w:val="20"/>
        </w:rPr>
      </w:pPr>
      <w:del w:id="39" w:author="mattnassar@gmail.com" w:date="2024-11-10T14:57:00Z" w16du:dateUtc="2024-11-10T19:57:00Z">
        <w:r w:rsidRPr="003B2415" w:rsidDel="00D26ACC">
          <w:rPr>
            <w:rFonts w:ascii="Arial" w:hAnsi="Arial" w:cs="Arial"/>
            <w:sz w:val="20"/>
            <w:szCs w:val="20"/>
          </w:rPr>
          <w:delText xml:space="preserve">Models that have embeddings that respond to conflict, either by design (theoretically motivated embeddings) or through data driven training, will predict smaller congruency effects when congruency is more common, and this prediction will hold up in human participant behavior. We predict that such models learn </w:delText>
        </w:r>
        <w:r w:rsidR="00C4284B" w:rsidDel="00D26ACC">
          <w:rPr>
            <w:rFonts w:ascii="Arial" w:hAnsi="Arial" w:cs="Arial"/>
            <w:sz w:val="20"/>
            <w:szCs w:val="20"/>
          </w:rPr>
          <w:delText xml:space="preserve">to </w:delText>
        </w:r>
        <w:r w:rsidRPr="003B2415" w:rsidDel="00D26ACC">
          <w:rPr>
            <w:rFonts w:ascii="Arial" w:hAnsi="Arial" w:cs="Arial"/>
            <w:sz w:val="20"/>
            <w:szCs w:val="20"/>
          </w:rPr>
          <w:delText>use conflict control signals to select a subnetwork of the RNN that relies more selectively on the target stimulus. Thus, we also predict that the same models will be sensitive to flanker/target latency, with higher latencies corresponding to lower accuracies and longer response times, but critically, that these effects will be reduced in blocks with increased control demands (low percentage congruent)</w:delText>
        </w:r>
        <w:r w:rsidR="00607ED5" w:rsidDel="00D26ACC">
          <w:rPr>
            <w:rFonts w:ascii="Arial" w:hAnsi="Arial" w:cs="Arial"/>
            <w:sz w:val="20"/>
            <w:szCs w:val="20"/>
          </w:rPr>
          <w:delText>.</w:delText>
        </w:r>
        <w:r w:rsidRPr="003B2415" w:rsidDel="00D26ACC">
          <w:rPr>
            <w:rFonts w:ascii="Arial" w:hAnsi="Arial" w:cs="Arial"/>
            <w:sz w:val="20"/>
            <w:szCs w:val="20"/>
          </w:rPr>
          <w:delText xml:space="preserve"> This would constitute of a non-trivial transfer of control (</w:delText>
        </w:r>
        <w:r w:rsidR="000B4CC5" w:rsidRPr="003B2415" w:rsidDel="00D26ACC">
          <w:rPr>
            <w:rFonts w:ascii="Arial" w:hAnsi="Arial" w:cs="Arial"/>
            <w:sz w:val="20"/>
            <w:szCs w:val="20"/>
          </w:rPr>
          <w:delText>i.e.,</w:delText>
        </w:r>
        <w:r w:rsidRPr="003B2415" w:rsidDel="00D26ACC">
          <w:rPr>
            <w:rFonts w:ascii="Arial" w:hAnsi="Arial" w:cs="Arial"/>
            <w:sz w:val="20"/>
            <w:szCs w:val="20"/>
          </w:rPr>
          <w:delText xml:space="preserve"> congruency to timing) that we predict will also emerge in human participant data. </w:delText>
        </w:r>
      </w:del>
    </w:p>
    <w:p w14:paraId="5DECA198" w14:textId="2044A7D9" w:rsidR="00EF7346" w:rsidRPr="00D5030A" w:rsidRDefault="00EF7346" w:rsidP="00D5030A">
      <w:pPr>
        <w:jc w:val="both"/>
        <w:rPr>
          <w:rFonts w:ascii="Arial" w:hAnsi="Arial" w:cs="Arial"/>
          <w:sz w:val="12"/>
          <w:szCs w:val="12"/>
        </w:rPr>
      </w:pPr>
    </w:p>
    <w:p w14:paraId="1CDA5FF0" w14:textId="09404948" w:rsidR="00C6105B" w:rsidRPr="003B2415" w:rsidRDefault="00C6105B" w:rsidP="00D5030A">
      <w:pPr>
        <w:jc w:val="both"/>
        <w:rPr>
          <w:rFonts w:ascii="Arial" w:hAnsi="Arial" w:cs="Arial"/>
          <w:sz w:val="20"/>
          <w:szCs w:val="20"/>
        </w:rPr>
      </w:pPr>
      <w:r w:rsidRPr="003B2415">
        <w:rPr>
          <w:rFonts w:ascii="Arial" w:hAnsi="Arial" w:cs="Arial"/>
          <w:b/>
          <w:bCs/>
          <w:sz w:val="20"/>
          <w:szCs w:val="20"/>
        </w:rPr>
        <w:t xml:space="preserve">H2.3: Models that include conflict in embedding structure will successfully predict </w:t>
      </w:r>
      <w:del w:id="40" w:author="mattnassar@gmail.com" w:date="2024-11-10T14:58:00Z" w16du:dateUtc="2024-11-10T19:58:00Z">
        <w:r w:rsidRPr="003B2415" w:rsidDel="00D26ACC">
          <w:rPr>
            <w:rFonts w:ascii="Arial" w:hAnsi="Arial" w:cs="Arial"/>
            <w:b/>
            <w:bCs/>
            <w:sz w:val="20"/>
            <w:szCs w:val="20"/>
          </w:rPr>
          <w:delText xml:space="preserve">human </w:delText>
        </w:r>
      </w:del>
      <w:ins w:id="41" w:author="mattnassar@gmail.com" w:date="2024-11-10T14:58:00Z" w16du:dateUtc="2024-11-10T19:58:00Z">
        <w:r w:rsidR="00D26ACC">
          <w:rPr>
            <w:rFonts w:ascii="Arial" w:hAnsi="Arial" w:cs="Arial"/>
            <w:b/>
            <w:bCs/>
            <w:sz w:val="20"/>
            <w:szCs w:val="20"/>
          </w:rPr>
          <w:t>neural</w:t>
        </w:r>
        <w:r w:rsidR="00D26ACC" w:rsidRPr="003B2415">
          <w:rPr>
            <w:rFonts w:ascii="Arial" w:hAnsi="Arial" w:cs="Arial"/>
            <w:b/>
            <w:bCs/>
            <w:sz w:val="20"/>
            <w:szCs w:val="20"/>
          </w:rPr>
          <w:t xml:space="preserve"> </w:t>
        </w:r>
      </w:ins>
      <w:r w:rsidRPr="003B2415">
        <w:rPr>
          <w:rFonts w:ascii="Arial" w:hAnsi="Arial" w:cs="Arial"/>
          <w:b/>
          <w:bCs/>
          <w:sz w:val="20"/>
          <w:szCs w:val="20"/>
        </w:rPr>
        <w:t xml:space="preserve">dynamics in a novel flanker task. </w:t>
      </w:r>
      <w:r w:rsidRPr="003B2415">
        <w:rPr>
          <w:rFonts w:ascii="Arial" w:hAnsi="Arial" w:cs="Arial"/>
          <w:sz w:val="20"/>
          <w:szCs w:val="20"/>
        </w:rPr>
        <w:t>We hypothesize that conflict embeddings will control the degree to which task-general representations contribute to choice dynamics</w:t>
      </w:r>
      <w:ins w:id="42" w:author="mattnassar@gmail.com" w:date="2024-11-10T14:58:00Z" w16du:dateUtc="2024-11-10T19:58:00Z">
        <w:r w:rsidR="00D26ACC">
          <w:rPr>
            <w:rFonts w:ascii="Arial" w:hAnsi="Arial" w:cs="Arial"/>
            <w:sz w:val="20"/>
            <w:szCs w:val="20"/>
          </w:rPr>
          <w:t>.</w:t>
        </w:r>
      </w:ins>
      <w:del w:id="43" w:author="mattnassar@gmail.com" w:date="2024-11-10T14:58:00Z" w16du:dateUtc="2024-11-10T19:58:00Z">
        <w:r w:rsidRPr="003B2415" w:rsidDel="00D26ACC">
          <w:rPr>
            <w:rFonts w:ascii="Arial" w:hAnsi="Arial" w:cs="Arial"/>
            <w:sz w:val="20"/>
            <w:szCs w:val="20"/>
          </w:rPr>
          <w:delText>,</w:delText>
        </w:r>
      </w:del>
      <w:ins w:id="44" w:author="mattnassar@gmail.com" w:date="2024-11-10T14:58:00Z" w16du:dateUtc="2024-11-10T19:58:00Z">
        <w:r w:rsidR="00D26ACC">
          <w:rPr>
            <w:rFonts w:ascii="Arial" w:hAnsi="Arial" w:cs="Arial"/>
            <w:sz w:val="20"/>
            <w:szCs w:val="20"/>
          </w:rPr>
          <w:t xml:space="preserve"> T</w:t>
        </w:r>
      </w:ins>
      <w:del w:id="45" w:author="mattnassar@gmail.com" w:date="2024-11-10T14:58:00Z" w16du:dateUtc="2024-11-10T19:58:00Z">
        <w:r w:rsidRPr="003B2415" w:rsidDel="00D26ACC">
          <w:rPr>
            <w:rFonts w:ascii="Arial" w:hAnsi="Arial" w:cs="Arial"/>
            <w:sz w:val="20"/>
            <w:szCs w:val="20"/>
          </w:rPr>
          <w:delText xml:space="preserve"> and t</w:delText>
        </w:r>
      </w:del>
      <w:r w:rsidRPr="003B2415">
        <w:rPr>
          <w:rFonts w:ascii="Arial" w:hAnsi="Arial" w:cs="Arial"/>
          <w:sz w:val="20"/>
          <w:szCs w:val="20"/>
        </w:rPr>
        <w:t>hus</w:t>
      </w:r>
      <w:ins w:id="46" w:author="mattnassar@gmail.com" w:date="2024-11-10T14:58:00Z" w16du:dateUtc="2024-11-10T19:58:00Z">
        <w:r w:rsidR="00D26ACC">
          <w:rPr>
            <w:rFonts w:ascii="Arial" w:hAnsi="Arial" w:cs="Arial"/>
            <w:sz w:val="20"/>
            <w:szCs w:val="20"/>
          </w:rPr>
          <w:t>, we predict</w:t>
        </w:r>
      </w:ins>
      <w:r w:rsidRPr="003B2415">
        <w:rPr>
          <w:rFonts w:ascii="Arial" w:hAnsi="Arial" w:cs="Arial"/>
          <w:sz w:val="20"/>
          <w:szCs w:val="20"/>
        </w:rPr>
        <w:t xml:space="preserve"> that increased activity in the conflict units will reduce accumulation of evidence for the incorrect response after onset of flankers but before onset of targets. We hypothesize that models with conflict-sensitive embeddings will update them proactively, thereby leading to modulation according to our task manipulation of congruency proportion, and that the exact timing of these dynamics will depend on the task manipulation of the target and flankers. We predict that all of these effects on within-trial choice dynamics in the RNN will be mirrored in beta-lateralization of human participants performing the novel flanker task. </w:t>
      </w:r>
    </w:p>
    <w:p w14:paraId="7A4DAEE3" w14:textId="20C326DD" w:rsidR="00C6105B" w:rsidRPr="006A0173" w:rsidRDefault="00C6105B" w:rsidP="00D5030A">
      <w:pPr>
        <w:jc w:val="both"/>
        <w:rPr>
          <w:rFonts w:ascii="Arial" w:hAnsi="Arial" w:cs="Arial"/>
          <w:sz w:val="12"/>
          <w:szCs w:val="12"/>
        </w:rPr>
      </w:pPr>
    </w:p>
    <w:p w14:paraId="45F54CD1" w14:textId="58A0AEF9" w:rsidR="00C6105B" w:rsidRPr="006A0173" w:rsidRDefault="00C6105B" w:rsidP="00D5030A">
      <w:pPr>
        <w:jc w:val="both"/>
        <w:rPr>
          <w:rFonts w:ascii="Arial" w:hAnsi="Arial" w:cs="Arial"/>
          <w:sz w:val="12"/>
          <w:szCs w:val="12"/>
        </w:rPr>
      </w:pPr>
      <w:r w:rsidRPr="003B2415">
        <w:rPr>
          <w:rFonts w:ascii="Arial" w:hAnsi="Arial" w:cs="Arial"/>
          <w:b/>
          <w:bCs/>
          <w:sz w:val="20"/>
          <w:szCs w:val="20"/>
        </w:rPr>
        <w:t xml:space="preserve">H2.4: Models that learn embeddings from scratch will develop representations of congruency that persist across tasks. </w:t>
      </w:r>
      <w:r w:rsidRPr="003B2415">
        <w:rPr>
          <w:rFonts w:ascii="Arial" w:hAnsi="Arial" w:cs="Arial"/>
          <w:sz w:val="20"/>
          <w:szCs w:val="20"/>
        </w:rPr>
        <w:t xml:space="preserve">We will examine what control representations are learned in the embedding units of models where embeddings are learned directly from the data, </w:t>
      </w:r>
      <w:ins w:id="47" w:author="mattnassar@gmail.com" w:date="2024-11-10T14:59:00Z" w16du:dateUtc="2024-11-10T19:59:00Z">
        <w:r w:rsidR="00D26ACC">
          <w:rPr>
            <w:rFonts w:ascii="Arial" w:hAnsi="Arial" w:cs="Arial"/>
            <w:sz w:val="20"/>
            <w:szCs w:val="20"/>
          </w:rPr>
          <w:t xml:space="preserve">which </w:t>
        </w:r>
      </w:ins>
      <w:r w:rsidRPr="003B2415">
        <w:rPr>
          <w:rFonts w:ascii="Arial" w:hAnsi="Arial" w:cs="Arial"/>
          <w:sz w:val="20"/>
          <w:szCs w:val="20"/>
        </w:rPr>
        <w:t xml:space="preserve">in this case </w:t>
      </w:r>
      <w:del w:id="48" w:author="mattnassar@gmail.com" w:date="2024-11-10T14:59:00Z" w16du:dateUtc="2024-11-10T19:59:00Z">
        <w:r w:rsidRPr="003B2415" w:rsidDel="00D26ACC">
          <w:rPr>
            <w:rFonts w:ascii="Arial" w:hAnsi="Arial" w:cs="Arial"/>
            <w:sz w:val="20"/>
            <w:szCs w:val="20"/>
          </w:rPr>
          <w:delText>that data coming</w:delText>
        </w:r>
      </w:del>
      <w:ins w:id="49" w:author="mattnassar@gmail.com" w:date="2024-11-10T14:59:00Z" w16du:dateUtc="2024-11-10T19:59:00Z">
        <w:r w:rsidR="00D26ACC">
          <w:rPr>
            <w:rFonts w:ascii="Arial" w:hAnsi="Arial" w:cs="Arial"/>
            <w:sz w:val="20"/>
            <w:szCs w:val="20"/>
          </w:rPr>
          <w:t>will come</w:t>
        </w:r>
      </w:ins>
      <w:r w:rsidRPr="003B2415">
        <w:rPr>
          <w:rFonts w:ascii="Arial" w:hAnsi="Arial" w:cs="Arial"/>
          <w:sz w:val="20"/>
          <w:szCs w:val="20"/>
        </w:rPr>
        <w:t xml:space="preserve"> from two different tasks presented in a continual learning framework. We predict that </w:t>
      </w:r>
      <w:ins w:id="50" w:author="mattnassar@gmail.com" w:date="2024-11-10T14:59:00Z" w16du:dateUtc="2024-11-10T19:59:00Z">
        <w:r w:rsidR="00D26ACC">
          <w:rPr>
            <w:rFonts w:ascii="Arial" w:hAnsi="Arial" w:cs="Arial"/>
            <w:sz w:val="20"/>
            <w:szCs w:val="20"/>
          </w:rPr>
          <w:t xml:space="preserve">in </w:t>
        </w:r>
      </w:ins>
      <w:r w:rsidRPr="003B2415">
        <w:rPr>
          <w:rFonts w:ascii="Arial" w:hAnsi="Arial" w:cs="Arial"/>
          <w:sz w:val="20"/>
          <w:szCs w:val="20"/>
        </w:rPr>
        <w:t>models with a relatively small number of control units, task-general conflict embeddings will be learned that respond to incongruency in either the flanker or the CMCT task. We predict that these representations will promote cross-task conflict effects, whereby observing an incongruent trial on the flanker task will minimize subsequent-trial congruency effects in the CMCT task.</w:t>
      </w:r>
    </w:p>
    <w:p w14:paraId="6E90BFF8" w14:textId="77777777" w:rsidR="00C6105B" w:rsidRPr="006A0173" w:rsidRDefault="00C6105B" w:rsidP="00D5030A">
      <w:pPr>
        <w:jc w:val="both"/>
        <w:rPr>
          <w:rFonts w:ascii="Arial" w:hAnsi="Arial" w:cs="Arial"/>
          <w:sz w:val="12"/>
          <w:szCs w:val="12"/>
        </w:rPr>
      </w:pPr>
    </w:p>
    <w:p w14:paraId="1A9DAD58" w14:textId="790BD6AF" w:rsidR="00C6105B" w:rsidRPr="003B2415" w:rsidRDefault="00C6105B" w:rsidP="00D5030A">
      <w:pPr>
        <w:jc w:val="both"/>
        <w:rPr>
          <w:rFonts w:ascii="Arial" w:hAnsi="Arial" w:cs="Arial"/>
          <w:sz w:val="20"/>
          <w:szCs w:val="20"/>
        </w:rPr>
      </w:pPr>
      <w:r w:rsidRPr="003B2415">
        <w:rPr>
          <w:rFonts w:ascii="Arial" w:hAnsi="Arial" w:cs="Arial"/>
          <w:b/>
          <w:bCs/>
          <w:sz w:val="20"/>
          <w:szCs w:val="20"/>
        </w:rPr>
        <w:t xml:space="preserve">H2.5: Models with generalized conflict embeddings will predict human behavior in the CMCT task. </w:t>
      </w:r>
      <w:r w:rsidRPr="003B2415">
        <w:rPr>
          <w:rFonts w:ascii="Arial" w:hAnsi="Arial" w:cs="Arial"/>
          <w:sz w:val="20"/>
          <w:szCs w:val="20"/>
        </w:rPr>
        <w:t xml:space="preserve">We predict that models that develop generalized conflict embeddings will produce slower and less accurate responses on incongruent trials in the CMCT task, and that these effects will be reduced following an error trial, since activity in conflict units should be updated through inference in response to such errors. We predict that these effects will match empirical data from human participants qualitatively and quantitatively. </w:t>
      </w:r>
    </w:p>
    <w:p w14:paraId="2E0FC357" w14:textId="77777777" w:rsidR="00C6105B" w:rsidRPr="006A0173" w:rsidRDefault="00C6105B" w:rsidP="00D5030A">
      <w:pPr>
        <w:jc w:val="both"/>
        <w:rPr>
          <w:rFonts w:ascii="Arial" w:hAnsi="Arial" w:cs="Arial"/>
          <w:sz w:val="12"/>
          <w:szCs w:val="12"/>
        </w:rPr>
      </w:pPr>
    </w:p>
    <w:p w14:paraId="5BFD7C5A" w14:textId="1B20C69D" w:rsidR="00F04C67" w:rsidRPr="003B2415" w:rsidRDefault="00C6105B" w:rsidP="00D5030A">
      <w:pPr>
        <w:jc w:val="both"/>
        <w:rPr>
          <w:rFonts w:ascii="Arial" w:hAnsi="Arial" w:cs="Arial"/>
          <w:sz w:val="20"/>
          <w:szCs w:val="20"/>
        </w:rPr>
      </w:pPr>
      <w:r w:rsidRPr="003B2415">
        <w:rPr>
          <w:rFonts w:ascii="Arial" w:hAnsi="Arial" w:cs="Arial"/>
          <w:b/>
          <w:bCs/>
          <w:sz w:val="20"/>
          <w:szCs w:val="20"/>
        </w:rPr>
        <w:t xml:space="preserve">H2.6: Models with generalized conflict embeddings will predict neural dynamics in the CMCT task. </w:t>
      </w:r>
      <w:r w:rsidRPr="003B2415">
        <w:rPr>
          <w:rFonts w:ascii="Arial" w:hAnsi="Arial" w:cs="Arial"/>
          <w:sz w:val="20"/>
          <w:szCs w:val="20"/>
        </w:rPr>
        <w:t xml:space="preserve">We predict that models that develop generalized conflict embeddings will display dynamics that depend on color and motion coherence in a manner that depends on time within trial as well as previous trial outcome (error/correct). We predict that this will be mirrored in human subject beta-lateralization signals. Furthermore, we predict that trial-to-trial </w:t>
      </w:r>
      <w:proofErr w:type="spellStart"/>
      <w:r w:rsidRPr="003B2415">
        <w:rPr>
          <w:rFonts w:ascii="Arial" w:hAnsi="Arial" w:cs="Arial"/>
          <w:sz w:val="20"/>
          <w:szCs w:val="20"/>
        </w:rPr>
        <w:t>mPFC</w:t>
      </w:r>
      <w:proofErr w:type="spellEnd"/>
      <w:r w:rsidRPr="003B2415">
        <w:rPr>
          <w:rFonts w:ascii="Arial" w:hAnsi="Arial" w:cs="Arial"/>
          <w:sz w:val="20"/>
          <w:szCs w:val="20"/>
        </w:rPr>
        <w:t xml:space="preserve"> theta signals, which are thought to provide a biomarker for ongoing control processing </w:t>
      </w:r>
      <w:r w:rsidR="007424FC">
        <w:rPr>
          <w:rFonts w:ascii="Arial" w:hAnsi="Arial" w:cs="Arial"/>
          <w:sz w:val="20"/>
          <w:szCs w:val="20"/>
        </w:rPr>
        <w:fldChar w:fldCharType="begin"/>
      </w:r>
      <w:r w:rsidR="00487CB6">
        <w:rPr>
          <w:rFonts w:ascii="Arial" w:hAnsi="Arial" w:cs="Arial"/>
          <w:sz w:val="20"/>
          <w:szCs w:val="20"/>
        </w:rPr>
        <w:instrText xml:space="preserve"> ADDIN EN.CITE &lt;EndNote&gt;&lt;Cite&gt;&lt;Author&gt;Cavanagh&lt;/Author&gt;&lt;Year&gt;2014&lt;/Year&gt;&lt;RecNum&gt;236&lt;/RecNum&gt;&lt;DisplayText&gt;&lt;style face="superscript"&gt;12&lt;/style&gt;&lt;/DisplayText&gt;&lt;record&gt;&lt;rec-number&gt;236&lt;/rec-number&gt;&lt;foreign-keys&gt;&lt;key app="EN" db-id="xrp5dt9p9p0rr9exz935twzaeaveax2asdvx" timestamp="1730733681"&gt;236&lt;/key&gt;&lt;/foreign-keys&gt;&lt;ref-type name="Journal Article"&gt;17&lt;/ref-type&gt;&lt;contributors&gt;&lt;authors&gt;&lt;author&gt;Cavanagh, J. F.&lt;/author&gt;&lt;author&gt;Frank, M. J.&lt;/author&gt;&lt;/authors&gt;&lt;/contributors&gt;&lt;auth-address&gt;Department of Psychology, University of New Mexico, Albuquerque, NM 87131, USA. Electronic address: jcavanagh@unm.edu.&amp;#xD;Department of Cognitive, Linguistic, and Psychological Sciences, Brown University, Providence, RI 02915, USA.&lt;/auth-address&gt;&lt;titles&gt;&lt;title&gt;Frontal theta as a mechanism for cognitive control&lt;/title&gt;&lt;secondary-title&gt;Trends Cogn Sci&lt;/secondary-title&gt;&lt;/titles&gt;&lt;periodical&gt;&lt;full-title&gt;Trends Cogn Sci&lt;/full-title&gt;&lt;/periodical&gt;&lt;pages&gt;414-21&lt;/pages&gt;&lt;volume&gt;18&lt;/volume&gt;&lt;number&gt;8&lt;/number&gt;&lt;edition&gt;20140515&lt;/edition&gt;&lt;keywords&gt;&lt;keyword&gt;*Brain Mapping&lt;/keyword&gt;&lt;keyword&gt;Cognition/*physiology&lt;/keyword&gt;&lt;keyword&gt;Computer Simulation&lt;/keyword&gt;&lt;keyword&gt;Electroencephalography&lt;/keyword&gt;&lt;keyword&gt;Frontal Lobe/*physiology&lt;/keyword&gt;&lt;keyword&gt;Humans&lt;/keyword&gt;&lt;keyword&gt;Theta Rhythm/*physiology&lt;/keyword&gt;&lt;keyword&gt;Erp&lt;/keyword&gt;&lt;keyword&gt;cognitive control&lt;/keyword&gt;&lt;keyword&gt;computational modeling&lt;/keyword&gt;&lt;keyword&gt;frontal cortex&lt;/keyword&gt;&lt;keyword&gt;prediction error&lt;/keyword&gt;&lt;keyword&gt;theta&lt;/keyword&gt;&lt;/keywords&gt;&lt;dates&gt;&lt;year&gt;2014&lt;/year&gt;&lt;pub-dates&gt;&lt;date&gt;Aug&lt;/date&gt;&lt;/pub-dates&gt;&lt;/dates&gt;&lt;isbn&gt;1879-307X (Electronic)&amp;#xD;1364-6613 (Print)&amp;#xD;1364-6613 (Linking)&lt;/isbn&gt;&lt;accession-num&gt;24835663&lt;/accession-num&gt;&lt;urls&gt;&lt;related-urls&gt;&lt;url&gt;https://www.ncbi.nlm.nih.gov/pubmed/24835663&lt;/url&gt;&lt;/related-urls&gt;&lt;/urls&gt;&lt;custom2&gt;PMC4112145&lt;/custom2&gt;&lt;electronic-resource-num&gt;10.1016/j.tics.2014.04.012&lt;/electronic-resource-num&gt;&lt;remote-database-name&gt;Medline&lt;/remote-database-name&gt;&lt;remote-database-provider&gt;NLM&lt;/remote-database-provider&gt;&lt;/record&gt;&lt;/Cite&gt;&lt;/EndNote&gt;</w:instrText>
      </w:r>
      <w:r w:rsidR="007424FC">
        <w:rPr>
          <w:rFonts w:ascii="Arial" w:hAnsi="Arial" w:cs="Arial"/>
          <w:sz w:val="20"/>
          <w:szCs w:val="20"/>
        </w:rPr>
        <w:fldChar w:fldCharType="separate"/>
      </w:r>
      <w:r w:rsidR="00487CB6" w:rsidRPr="00487CB6">
        <w:rPr>
          <w:rFonts w:ascii="Arial" w:hAnsi="Arial" w:cs="Arial"/>
          <w:noProof/>
          <w:sz w:val="20"/>
          <w:szCs w:val="20"/>
          <w:vertAlign w:val="superscript"/>
        </w:rPr>
        <w:t>12</w:t>
      </w:r>
      <w:r w:rsidR="007424FC">
        <w:rPr>
          <w:rFonts w:ascii="Arial" w:hAnsi="Arial" w:cs="Arial"/>
          <w:sz w:val="20"/>
          <w:szCs w:val="20"/>
        </w:rPr>
        <w:fldChar w:fldCharType="end"/>
      </w:r>
      <w:r w:rsidRPr="003B2415">
        <w:rPr>
          <w:rFonts w:ascii="Arial" w:hAnsi="Arial" w:cs="Arial"/>
          <w:sz w:val="20"/>
          <w:szCs w:val="20"/>
        </w:rPr>
        <w:t xml:space="preserve">, will be closely correlated with trial-to-trial variability in the activation of conflict sensitive embedding units. We further predict that the specific models that show the strongest correlation between embedding unit activation and </w:t>
      </w:r>
      <w:proofErr w:type="spellStart"/>
      <w:r w:rsidRPr="003B2415">
        <w:rPr>
          <w:rFonts w:ascii="Arial" w:hAnsi="Arial" w:cs="Arial"/>
          <w:sz w:val="20"/>
          <w:szCs w:val="20"/>
        </w:rPr>
        <w:t>mPFC</w:t>
      </w:r>
      <w:proofErr w:type="spellEnd"/>
      <w:r w:rsidRPr="003B2415">
        <w:rPr>
          <w:rFonts w:ascii="Arial" w:hAnsi="Arial" w:cs="Arial"/>
          <w:sz w:val="20"/>
          <w:szCs w:val="20"/>
        </w:rPr>
        <w:t xml:space="preserve"> theta will also provide the best match to behavioral fingerprints of control. </w:t>
      </w:r>
    </w:p>
    <w:p w14:paraId="6117CC7B" w14:textId="77777777" w:rsidR="00C6105B" w:rsidRPr="006A0173" w:rsidRDefault="00C6105B" w:rsidP="00D5030A">
      <w:pPr>
        <w:jc w:val="both"/>
        <w:rPr>
          <w:rFonts w:ascii="Arial" w:eastAsia="Calibri" w:hAnsi="Arial" w:cs="Arial"/>
          <w:b/>
          <w:color w:val="000000" w:themeColor="text1"/>
          <w:kern w:val="0"/>
          <w:sz w:val="12"/>
          <w:szCs w:val="12"/>
          <w:lang w:eastAsia="en-GB" w:bidi="he-IL"/>
          <w14:ligatures w14:val="none"/>
        </w:rPr>
      </w:pPr>
    </w:p>
    <w:p w14:paraId="6F281D96" w14:textId="2F4F30F9" w:rsidR="00C6105B" w:rsidRPr="003B2415" w:rsidRDefault="00C6105B" w:rsidP="00D5030A">
      <w:pPr>
        <w:jc w:val="both"/>
        <w:rPr>
          <w:rFonts w:ascii="Arial" w:hAnsi="Arial" w:cs="Arial"/>
          <w:sz w:val="20"/>
          <w:szCs w:val="20"/>
        </w:rPr>
      </w:pPr>
      <w:r w:rsidRPr="003B2415">
        <w:rPr>
          <w:rFonts w:ascii="Arial" w:hAnsi="Arial" w:cs="Arial"/>
          <w:b/>
          <w:bCs/>
          <w:sz w:val="20"/>
          <w:szCs w:val="20"/>
        </w:rPr>
        <w:t>Preliminary data</w:t>
      </w:r>
      <w:r w:rsidR="0059290D">
        <w:rPr>
          <w:rFonts w:ascii="Arial" w:hAnsi="Arial" w:cs="Arial"/>
          <w:sz w:val="20"/>
          <w:szCs w:val="20"/>
        </w:rPr>
        <w:t xml:space="preserve">. </w:t>
      </w:r>
      <w:r w:rsidRPr="003B2415">
        <w:rPr>
          <w:rFonts w:ascii="Arial" w:hAnsi="Arial" w:cs="Arial"/>
          <w:sz w:val="20"/>
          <w:szCs w:val="20"/>
        </w:rPr>
        <w:t>The success of this Aim will build on previous computational work from our team showing the ability of our RNN framework to capture behavior across multiple tasks in a continual learning framework</w:t>
      </w:r>
      <w:r w:rsidR="00F04C67" w:rsidRPr="003B2415">
        <w:rPr>
          <w:rFonts w:ascii="Arial" w:hAnsi="Arial" w:cs="Arial"/>
          <w:sz w:val="20"/>
          <w:szCs w:val="20"/>
        </w:rPr>
        <w:t xml:space="preserve"> </w:t>
      </w:r>
      <w:r w:rsidR="00334CC6">
        <w:rPr>
          <w:rFonts w:ascii="Arial" w:hAnsi="Arial" w:cs="Arial"/>
          <w:sz w:val="20"/>
          <w:szCs w:val="20"/>
        </w:rPr>
        <w:fldChar w:fldCharType="begin"/>
      </w:r>
      <w:r w:rsidR="002A7213">
        <w:rPr>
          <w:rFonts w:ascii="Arial" w:hAnsi="Arial" w:cs="Arial"/>
          <w:sz w:val="20"/>
          <w:szCs w:val="20"/>
        </w:rPr>
        <w:instrText xml:space="preserve"> ADDIN EN.CITE &lt;EndNote&gt;&lt;Cite&gt;&lt;Author&gt;Hummos&lt;/Author&gt;&lt;Year&gt;2023&lt;/Year&gt;&lt;RecNum&gt;220&lt;/RecNum&gt;&lt;DisplayText&gt;&lt;style face="superscript"&gt;37&lt;/style&gt;&lt;/DisplayText&gt;&lt;record&gt;&lt;rec-number&gt;220&lt;/rec-number&gt;&lt;foreign-keys&gt;&lt;key app="EN" db-id="xrp5dt9p9p0rr9exz935twzaeaveax2asdvx" timestamp="1730729381"&gt;220&lt;/key&gt;&lt;/foreign-keys&gt;&lt;ref-type name="Conference Paper"&gt;47&lt;/ref-type&gt;&lt;contributors&gt;&lt;authors&gt;&lt;author&gt;Hummos, A.&lt;/author&gt;&lt;/authors&gt;&lt;/contributors&gt;&lt;titles&gt;&lt;title&gt;A brain-inspired algorithm for biologically-plausible continual learning and disentangled representations&lt;/title&gt;&lt;secondary-title&gt;The Eleventh International Conference on Learning Representations. &lt;/secondary-title&gt;&lt;/titles&gt;&lt;dates&gt;&lt;year&gt;2023&lt;/year&gt;&lt;/dates&gt;&lt;urls&gt;&lt;related-urls&gt;&lt;url&gt;https://openreview.net/forum?id=6orC5MvgPBK&lt;/url&gt;&lt;/related-urls&gt;&lt;/urls&gt;&lt;/record&gt;&lt;/Cite&gt;&lt;/EndNote&gt;</w:instrText>
      </w:r>
      <w:r w:rsidR="00334CC6">
        <w:rPr>
          <w:rFonts w:ascii="Arial" w:hAnsi="Arial" w:cs="Arial"/>
          <w:sz w:val="20"/>
          <w:szCs w:val="20"/>
        </w:rPr>
        <w:fldChar w:fldCharType="separate"/>
      </w:r>
      <w:r w:rsidR="002A7213" w:rsidRPr="002A7213">
        <w:rPr>
          <w:rFonts w:ascii="Arial" w:hAnsi="Arial" w:cs="Arial"/>
          <w:noProof/>
          <w:sz w:val="20"/>
          <w:szCs w:val="20"/>
          <w:vertAlign w:val="superscript"/>
        </w:rPr>
        <w:t>37</w:t>
      </w:r>
      <w:r w:rsidR="00334CC6">
        <w:rPr>
          <w:rFonts w:ascii="Arial" w:hAnsi="Arial" w:cs="Arial"/>
          <w:sz w:val="20"/>
          <w:szCs w:val="20"/>
        </w:rPr>
        <w:fldChar w:fldCharType="end"/>
      </w:r>
      <w:r w:rsidR="00F04C67">
        <w:rPr>
          <w:rFonts w:ascii="Arial" w:hAnsi="Arial" w:cs="Arial"/>
          <w:sz w:val="20"/>
          <w:szCs w:val="20"/>
        </w:rPr>
        <w:t>.</w:t>
      </w:r>
      <w:r w:rsidR="00F04C67" w:rsidRPr="003B2415">
        <w:rPr>
          <w:rFonts w:ascii="Arial" w:hAnsi="Arial" w:cs="Arial"/>
          <w:sz w:val="20"/>
          <w:szCs w:val="20"/>
        </w:rPr>
        <w:t xml:space="preserve"> More specific to our proposal, we ran the following experiment. We trained the base RNN model to match its output predictions to the distribution of the data points it observes (training data points = 1000), and then tested its performance on a novel aspect of the task that was not trained specifically</w:t>
      </w:r>
      <w:r w:rsidR="00217A73" w:rsidRPr="003B2415">
        <w:rPr>
          <w:rFonts w:ascii="Arial" w:hAnsi="Arial" w:cs="Arial"/>
          <w:sz w:val="20"/>
          <w:szCs w:val="20"/>
        </w:rPr>
        <w:t xml:space="preserve">: the dynamics of block switch inference (only 10 switch data points in the training set). </w:t>
      </w:r>
      <w:ins w:id="51" w:author="mattnassar@gmail.com" w:date="2024-11-10T15:00:00Z" w16du:dateUtc="2024-11-10T20:00:00Z">
        <w:r w:rsidR="00D26ACC" w:rsidRPr="003B2415">
          <w:rPr>
            <w:rFonts w:ascii="Arial" w:hAnsi="Arial" w:cs="Arial"/>
            <w:sz w:val="20"/>
            <w:szCs w:val="20"/>
          </w:rPr>
          <w:t xml:space="preserve">We see that </w:t>
        </w:r>
        <w:r w:rsidR="00D26ACC">
          <w:rPr>
            <w:rFonts w:ascii="Arial" w:hAnsi="Arial" w:cs="Arial"/>
            <w:sz w:val="20"/>
            <w:szCs w:val="20"/>
          </w:rPr>
          <w:t xml:space="preserve">while </w:t>
        </w:r>
        <w:r w:rsidR="00D26ACC" w:rsidRPr="003B2415">
          <w:rPr>
            <w:rFonts w:ascii="Arial" w:hAnsi="Arial" w:cs="Arial"/>
            <w:sz w:val="20"/>
            <w:szCs w:val="20"/>
          </w:rPr>
          <w:t xml:space="preserve">the base RNN </w:t>
        </w:r>
        <w:r w:rsidR="00D26ACC">
          <w:rPr>
            <w:rFonts w:ascii="Arial" w:hAnsi="Arial" w:cs="Arial"/>
            <w:sz w:val="20"/>
            <w:szCs w:val="20"/>
          </w:rPr>
          <w:t>failed to</w:t>
        </w:r>
        <w:r w:rsidR="00D26ACC" w:rsidRPr="003B2415">
          <w:rPr>
            <w:rFonts w:ascii="Arial" w:hAnsi="Arial" w:cs="Arial"/>
            <w:sz w:val="20"/>
            <w:szCs w:val="20"/>
          </w:rPr>
          <w:t xml:space="preserve"> </w:t>
        </w:r>
        <w:r w:rsidR="00D26ACC" w:rsidRPr="003B2415">
          <w:rPr>
            <w:rFonts w:ascii="Arial" w:hAnsi="Arial" w:cs="Arial"/>
            <w:sz w:val="20"/>
            <w:szCs w:val="20"/>
          </w:rPr>
          <w:lastRenderedPageBreak/>
          <w:t>modulate its inference based on the difficulty of the switch, an RNN trained with an embedding receiving mean and variance input succeeds</w:t>
        </w:r>
      </w:ins>
      <w:del w:id="52" w:author="mattnassar@gmail.com" w:date="2024-11-10T15:00:00Z" w16du:dateUtc="2024-11-10T20:00:00Z">
        <w:r w:rsidR="00217A73" w:rsidRPr="003B2415" w:rsidDel="00D26ACC">
          <w:rPr>
            <w:rFonts w:ascii="Arial" w:hAnsi="Arial" w:cs="Arial"/>
            <w:sz w:val="20"/>
            <w:szCs w:val="20"/>
          </w:rPr>
          <w:delText>We see that the base RNN did not modulate its inference based on the difficulty of the switch, but an RNN trained with an embedding receiving mean and variance input succeeds</w:delText>
        </w:r>
      </w:del>
      <w:r w:rsidR="001D52CF">
        <w:rPr>
          <w:rFonts w:ascii="Arial" w:hAnsi="Arial" w:cs="Arial"/>
          <w:sz w:val="20"/>
          <w:szCs w:val="20"/>
        </w:rPr>
        <w:t xml:space="preserve"> (Fig</w:t>
      </w:r>
      <w:r w:rsidR="003637D3">
        <w:rPr>
          <w:rFonts w:ascii="Arial" w:hAnsi="Arial" w:cs="Arial"/>
          <w:sz w:val="20"/>
          <w:szCs w:val="20"/>
        </w:rPr>
        <w:t xml:space="preserve"> 6</w:t>
      </w:r>
      <w:r w:rsidR="001D52CF">
        <w:rPr>
          <w:rFonts w:ascii="Arial" w:hAnsi="Arial" w:cs="Arial"/>
          <w:sz w:val="20"/>
          <w:szCs w:val="20"/>
        </w:rPr>
        <w:t>)</w:t>
      </w:r>
      <w:r w:rsidR="00217A73" w:rsidRPr="003B2415">
        <w:rPr>
          <w:rFonts w:ascii="Arial" w:hAnsi="Arial" w:cs="Arial"/>
          <w:sz w:val="20"/>
          <w:szCs w:val="20"/>
        </w:rPr>
        <w:t xml:space="preserve">. These findings are analogous to human and other </w:t>
      </w:r>
      <w:proofErr w:type="gramStart"/>
      <w:r w:rsidR="00217A73" w:rsidRPr="003B2415">
        <w:rPr>
          <w:rFonts w:ascii="Arial" w:hAnsi="Arial" w:cs="Arial"/>
          <w:sz w:val="20"/>
          <w:szCs w:val="20"/>
        </w:rPr>
        <w:t>animals</w:t>
      </w:r>
      <w:proofErr w:type="gramEnd"/>
      <w:r w:rsidR="00217A73" w:rsidRPr="003B2415">
        <w:rPr>
          <w:rFonts w:ascii="Arial" w:hAnsi="Arial" w:cs="Arial"/>
          <w:sz w:val="20"/>
          <w:szCs w:val="20"/>
        </w:rPr>
        <w:t xml:space="preserve"> behavior where their context switch inference is modulated by sensory uncertainty </w:t>
      </w:r>
      <w:r w:rsidR="000529D0">
        <w:rPr>
          <w:rFonts w:ascii="Arial" w:hAnsi="Arial" w:cs="Arial"/>
          <w:sz w:val="20"/>
          <w:szCs w:val="20"/>
        </w:rPr>
        <w:fldChar w:fldCharType="begin">
          <w:fldData xml:space="preserve">PEVuZE5vdGU+PENpdGU+PEF1dGhvcj5NdWtoZXJqZWU8L0F1dGhvcj48WWVhcj4yMDIxPC9ZZWFy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PEVuZE5vdGU+PENpdGU+PEF1dGhvcj5NdWtoZXJqZWU8L0F1dGhvcj48WWVhcj4yMDIxPC9ZZWFy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0529D0">
        <w:rPr>
          <w:rFonts w:ascii="Arial" w:hAnsi="Arial" w:cs="Arial"/>
          <w:sz w:val="20"/>
          <w:szCs w:val="20"/>
        </w:rPr>
      </w:r>
      <w:r w:rsidR="000529D0">
        <w:rPr>
          <w:rFonts w:ascii="Arial" w:hAnsi="Arial" w:cs="Arial"/>
          <w:sz w:val="20"/>
          <w:szCs w:val="20"/>
        </w:rPr>
        <w:fldChar w:fldCharType="separate"/>
      </w:r>
      <w:r w:rsidR="002A7213" w:rsidRPr="002A7213">
        <w:rPr>
          <w:rFonts w:ascii="Arial" w:hAnsi="Arial" w:cs="Arial"/>
          <w:noProof/>
          <w:sz w:val="20"/>
          <w:szCs w:val="20"/>
          <w:vertAlign w:val="superscript"/>
        </w:rPr>
        <w:t>54,70</w:t>
      </w:r>
      <w:r w:rsidR="000529D0">
        <w:rPr>
          <w:rFonts w:ascii="Arial" w:hAnsi="Arial" w:cs="Arial"/>
          <w:sz w:val="20"/>
          <w:szCs w:val="20"/>
        </w:rPr>
        <w:fldChar w:fldCharType="end"/>
      </w:r>
      <w:r w:rsidR="00C0440F">
        <w:rPr>
          <w:rFonts w:ascii="Arial" w:hAnsi="Arial" w:cs="Arial"/>
          <w:sz w:val="20"/>
          <w:szCs w:val="20"/>
        </w:rPr>
        <w:t>.</w:t>
      </w:r>
      <w:r w:rsidR="00217A73" w:rsidRPr="003B2415">
        <w:rPr>
          <w:rFonts w:ascii="Arial" w:hAnsi="Arial" w:cs="Arial"/>
          <w:sz w:val="20"/>
          <w:szCs w:val="20"/>
        </w:rPr>
        <w:t xml:space="preserve"> </w:t>
      </w:r>
      <w:r w:rsidR="004F5AF9">
        <w:rPr>
          <w:rFonts w:ascii="Arial" w:hAnsi="Arial" w:cs="Arial"/>
          <w:sz w:val="20"/>
          <w:szCs w:val="20"/>
        </w:rPr>
        <w:t>Moreover, there is p</w:t>
      </w:r>
      <w:r w:rsidRPr="003B2415">
        <w:rPr>
          <w:rFonts w:ascii="Arial" w:hAnsi="Arial" w:cs="Arial"/>
          <w:sz w:val="20"/>
          <w:szCs w:val="20"/>
        </w:rPr>
        <w:t xml:space="preserve">revious behavioral work demonstrating conflict effects in tasks similar to our proposed CMCT </w:t>
      </w:r>
      <w:r w:rsidR="005819B9">
        <w:rPr>
          <w:rFonts w:ascii="Arial" w:hAnsi="Arial" w:cs="Arial"/>
          <w:sz w:val="20"/>
          <w:szCs w:val="20"/>
        </w:rPr>
        <w:fldChar w:fldCharType="begin">
          <w:fldData xml:space="preserve">PEVuZE5vdGU+PENpdGU+PEF1dGhvcj5EYW5pZWxtZWllcjwvQXV0aG9yPjxZZWFyPjIwMTE8L1ll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PEVuZE5vdGU+PENpdGU+PEF1dGhvcj5EYW5pZWxtZWllcjwvQXV0aG9yPjxZZWFyPjIwMTE8L1ll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5819B9">
        <w:rPr>
          <w:rFonts w:ascii="Arial" w:hAnsi="Arial" w:cs="Arial"/>
          <w:sz w:val="20"/>
          <w:szCs w:val="20"/>
        </w:rPr>
      </w:r>
      <w:r w:rsidR="005819B9">
        <w:rPr>
          <w:rFonts w:ascii="Arial" w:hAnsi="Arial" w:cs="Arial"/>
          <w:sz w:val="20"/>
          <w:szCs w:val="20"/>
        </w:rPr>
        <w:fldChar w:fldCharType="separate"/>
      </w:r>
      <w:r w:rsidR="00487CB6" w:rsidRPr="00487CB6">
        <w:rPr>
          <w:rFonts w:ascii="Arial" w:hAnsi="Arial" w:cs="Arial"/>
          <w:noProof/>
          <w:sz w:val="20"/>
          <w:szCs w:val="20"/>
          <w:vertAlign w:val="superscript"/>
        </w:rPr>
        <w:t>22,</w:t>
      </w:r>
      <w:r w:rsidR="002A7213" w:rsidRPr="002A7213">
        <w:rPr>
          <w:rFonts w:ascii="Arial" w:hAnsi="Arial" w:cs="Arial"/>
          <w:noProof/>
          <w:sz w:val="20"/>
          <w:szCs w:val="20"/>
          <w:vertAlign w:val="superscript"/>
        </w:rPr>
        <w:t>65,66</w:t>
      </w:r>
      <w:r w:rsidR="005819B9">
        <w:rPr>
          <w:rFonts w:ascii="Arial" w:hAnsi="Arial" w:cs="Arial"/>
          <w:sz w:val="20"/>
          <w:szCs w:val="20"/>
        </w:rPr>
        <w:fldChar w:fldCharType="end"/>
      </w:r>
      <w:r w:rsidR="000406C9">
        <w:rPr>
          <w:rFonts w:ascii="Arial" w:hAnsi="Arial" w:cs="Arial"/>
          <w:sz w:val="20"/>
          <w:szCs w:val="20"/>
        </w:rPr>
        <w:t>,</w:t>
      </w:r>
      <w:r w:rsidRPr="4DBA6409" w:rsidDel="000406C9">
        <w:rPr>
          <w:rFonts w:ascii="Arial" w:hAnsi="Arial" w:cs="Arial"/>
          <w:sz w:val="20"/>
          <w:szCs w:val="20"/>
        </w:rPr>
        <w:t xml:space="preserve"> </w:t>
      </w:r>
      <w:r w:rsidRPr="003B2415">
        <w:rPr>
          <w:rFonts w:ascii="Arial" w:hAnsi="Arial" w:cs="Arial"/>
          <w:sz w:val="20"/>
          <w:szCs w:val="20"/>
        </w:rPr>
        <w:t xml:space="preserve">and EEG data supporting the ability of beta-lateralization to capture dynamics in an evidence accumulation task </w:t>
      </w:r>
      <w:r w:rsidR="002935CC">
        <w:rPr>
          <w:rFonts w:ascii="Arial" w:hAnsi="Arial" w:cs="Arial"/>
          <w:sz w:val="20"/>
          <w:szCs w:val="20"/>
        </w:rPr>
        <w:fldChar w:fldCharType="begin">
          <w:fldData xml:space="preserve">PEVuZE5vdGU+PENpdGU+PEF1dGhvcj5Sb2dnZTwvQXV0aG9yPjxZZWFyPjIwMjI8L1llYXI+PFJl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PEVuZE5vdGU+PENpdGU+PEF1dGhvcj5Sb2dnZTwvQXV0aG9yPjxZZWFyPjIwMjI8L1llYXI+PFJl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2935CC">
        <w:rPr>
          <w:rFonts w:ascii="Arial" w:hAnsi="Arial" w:cs="Arial"/>
          <w:sz w:val="20"/>
          <w:szCs w:val="20"/>
        </w:rPr>
      </w:r>
      <w:r w:rsidR="002935CC">
        <w:rPr>
          <w:rFonts w:ascii="Arial" w:hAnsi="Arial" w:cs="Arial"/>
          <w:sz w:val="20"/>
          <w:szCs w:val="20"/>
        </w:rPr>
        <w:fldChar w:fldCharType="separate"/>
      </w:r>
      <w:r w:rsidR="002A7213" w:rsidRPr="002A7213">
        <w:rPr>
          <w:rFonts w:ascii="Arial" w:hAnsi="Arial" w:cs="Arial"/>
          <w:noProof/>
          <w:sz w:val="20"/>
          <w:szCs w:val="20"/>
          <w:vertAlign w:val="superscript"/>
        </w:rPr>
        <w:t>67</w:t>
      </w:r>
      <w:r w:rsidR="002935CC">
        <w:rPr>
          <w:rFonts w:ascii="Arial" w:hAnsi="Arial" w:cs="Arial"/>
          <w:sz w:val="20"/>
          <w:szCs w:val="20"/>
        </w:rPr>
        <w:fldChar w:fldCharType="end"/>
      </w:r>
      <w:r w:rsidR="008D73FC">
        <w:rPr>
          <w:rFonts w:ascii="Arial" w:hAnsi="Arial" w:cs="Arial"/>
          <w:sz w:val="20"/>
          <w:szCs w:val="20"/>
        </w:rPr>
        <w:t>.</w:t>
      </w:r>
    </w:p>
    <w:p w14:paraId="37148427" w14:textId="77777777" w:rsidR="00C6105B" w:rsidRPr="006A0173" w:rsidRDefault="00C6105B" w:rsidP="00D5030A">
      <w:pPr>
        <w:jc w:val="both"/>
        <w:rPr>
          <w:sz w:val="12"/>
          <w:szCs w:val="12"/>
        </w:rPr>
      </w:pPr>
    </w:p>
    <w:p w14:paraId="6AAD3AFF" w14:textId="50F44C67" w:rsidR="00B40989" w:rsidRDefault="00C6105B" w:rsidP="00D5030A">
      <w:pPr>
        <w:jc w:val="both"/>
        <w:rPr>
          <w:rFonts w:ascii="Arial" w:hAnsi="Arial" w:cs="Arial"/>
          <w:sz w:val="20"/>
          <w:szCs w:val="20"/>
        </w:rPr>
      </w:pPr>
      <w:r w:rsidRPr="003B2415">
        <w:rPr>
          <w:rFonts w:ascii="Arial" w:hAnsi="Arial" w:cs="Arial"/>
          <w:b/>
          <w:bCs/>
          <w:sz w:val="20"/>
          <w:szCs w:val="20"/>
        </w:rPr>
        <w:t>Potential pitfalls/alternative outcomes</w:t>
      </w:r>
      <w:r w:rsidR="0059290D">
        <w:rPr>
          <w:rFonts w:ascii="Arial" w:hAnsi="Arial" w:cs="Arial"/>
          <w:b/>
          <w:bCs/>
          <w:sz w:val="20"/>
          <w:szCs w:val="20"/>
        </w:rPr>
        <w:t>.</w:t>
      </w:r>
      <w:r w:rsidRPr="003B2415">
        <w:rPr>
          <w:rFonts w:ascii="Arial" w:hAnsi="Arial" w:cs="Arial"/>
          <w:b/>
          <w:bCs/>
          <w:sz w:val="20"/>
          <w:szCs w:val="20"/>
        </w:rPr>
        <w:t xml:space="preserve"> </w:t>
      </w:r>
      <w:r w:rsidR="4D9C5730" w:rsidRPr="4D9C5730">
        <w:rPr>
          <w:rFonts w:ascii="Arial" w:hAnsi="Arial" w:cs="Arial"/>
          <w:sz w:val="20"/>
          <w:szCs w:val="20"/>
        </w:rPr>
        <w:t>While we predict that models with data-driven embeddings will discover task-general congruency/conflict representations, we may find that such representations only emerge under a highly constrained set of conditions. For example, it may be that such cross-task embeddings only emerge if the embedding space is extremely small, limiting the possibility for task-specific embeddings. Alternately, we might find that these representations only emerge under very specific training regimes, or only when action and/or input spaces of the tasks are overlapping in specific ways. While these results would, in some sense, limit the ability of our model to generalize arbitrarily to different settings, they would also provide critically important datapoints useful for understanding when and why shared versus individuated control representations develop. Such computational findings would inspire additional human experiments to examine whether these principles dictating shared versus individuated control are also features of human cognitive control.</w:t>
      </w:r>
    </w:p>
    <w:p w14:paraId="598DE2A9" w14:textId="77777777" w:rsidR="008976BF" w:rsidRPr="006A0173" w:rsidRDefault="008976BF" w:rsidP="00D5030A">
      <w:pPr>
        <w:jc w:val="both"/>
        <w:rPr>
          <w:rFonts w:ascii="Arial" w:hAnsi="Arial" w:cs="Arial"/>
          <w:b/>
          <w:bCs/>
          <w:sz w:val="12"/>
          <w:szCs w:val="12"/>
        </w:rPr>
      </w:pPr>
    </w:p>
    <w:p w14:paraId="35A55D26" w14:textId="47B6989F" w:rsidR="008976BF" w:rsidRPr="003B2415" w:rsidRDefault="008976BF" w:rsidP="00D5030A">
      <w:pPr>
        <w:jc w:val="both"/>
        <w:rPr>
          <w:rFonts w:ascii="Arial" w:hAnsi="Arial" w:cs="Arial"/>
          <w:b/>
          <w:bCs/>
          <w:i/>
          <w:iCs/>
          <w:sz w:val="20"/>
          <w:szCs w:val="20"/>
        </w:rPr>
      </w:pPr>
      <w:r w:rsidRPr="003B2415">
        <w:rPr>
          <w:rFonts w:ascii="Arial" w:hAnsi="Arial" w:cs="Arial"/>
          <w:b/>
          <w:bCs/>
          <w:sz w:val="20"/>
          <w:szCs w:val="20"/>
        </w:rPr>
        <w:t xml:space="preserve">Aim 3.: Testing the necessity of </w:t>
      </w:r>
      <w:proofErr w:type="spellStart"/>
      <w:r w:rsidRPr="003B2415">
        <w:rPr>
          <w:rFonts w:ascii="Arial" w:hAnsi="Arial" w:cs="Arial"/>
          <w:b/>
          <w:bCs/>
          <w:sz w:val="20"/>
          <w:szCs w:val="20"/>
        </w:rPr>
        <w:t>pMFC</w:t>
      </w:r>
      <w:proofErr w:type="spellEnd"/>
      <w:r w:rsidRPr="003B2415">
        <w:rPr>
          <w:rFonts w:ascii="Arial" w:hAnsi="Arial" w:cs="Arial"/>
          <w:b/>
          <w:bCs/>
          <w:sz w:val="20"/>
          <w:szCs w:val="20"/>
        </w:rPr>
        <w:t xml:space="preserve"> for cognitive control mechanisms with causal modulation.</w:t>
      </w:r>
    </w:p>
    <w:p w14:paraId="1D7B180C" w14:textId="78952C1A" w:rsidR="007111C7" w:rsidRPr="006A0173" w:rsidRDefault="00C6105B" w:rsidP="00D5030A">
      <w:pPr>
        <w:jc w:val="both"/>
        <w:rPr>
          <w:rFonts w:ascii="Arial" w:hAnsi="Arial" w:cs="Arial"/>
          <w:sz w:val="20"/>
          <w:szCs w:val="20"/>
        </w:rPr>
      </w:pPr>
      <w:r w:rsidRPr="003B2415">
        <w:rPr>
          <w:rFonts w:ascii="Arial" w:hAnsi="Arial" w:cs="Arial"/>
          <w:sz w:val="20"/>
          <w:szCs w:val="20"/>
        </w:rPr>
        <w:t xml:space="preserve">While correlative approaches such as EEG, fMRI and invasive electrophysiological recordings strongly suggest an involvement of the </w:t>
      </w:r>
      <w:proofErr w:type="spellStart"/>
      <w:r w:rsidRPr="003B2415">
        <w:rPr>
          <w:rFonts w:ascii="Arial" w:hAnsi="Arial" w:cs="Arial"/>
          <w:sz w:val="20"/>
          <w:szCs w:val="20"/>
        </w:rPr>
        <w:t>pMFC</w:t>
      </w:r>
      <w:proofErr w:type="spellEnd"/>
      <w:r w:rsidRPr="003B2415">
        <w:rPr>
          <w:rFonts w:ascii="Arial" w:hAnsi="Arial" w:cs="Arial"/>
          <w:sz w:val="20"/>
          <w:szCs w:val="20"/>
        </w:rPr>
        <w:t xml:space="preserve"> in cognitive control functions, evidence for the necessity of this brain region for these functions is limited. One reason for this limitation is that isolated, specific and focal lesions in human </w:t>
      </w:r>
      <w:proofErr w:type="spellStart"/>
      <w:r w:rsidRPr="003B2415">
        <w:rPr>
          <w:rFonts w:ascii="Arial" w:hAnsi="Arial" w:cs="Arial"/>
          <w:sz w:val="20"/>
          <w:szCs w:val="20"/>
        </w:rPr>
        <w:t>pMFC</w:t>
      </w:r>
      <w:proofErr w:type="spellEnd"/>
      <w:r w:rsidRPr="003B2415">
        <w:rPr>
          <w:rFonts w:ascii="Arial" w:hAnsi="Arial" w:cs="Arial"/>
          <w:sz w:val="20"/>
          <w:szCs w:val="20"/>
        </w:rPr>
        <w:t xml:space="preserve"> are rare, such that clinical neuropsychological studies are confined to studies in single cases or small groups, often with large lesions </w:t>
      </w:r>
      <w:r w:rsidR="003B3423">
        <w:rPr>
          <w:rFonts w:ascii="Arial" w:hAnsi="Arial" w:cs="Arial"/>
          <w:sz w:val="20"/>
          <w:szCs w:val="20"/>
        </w:rPr>
        <w:fldChar w:fldCharType="begin">
          <w:fldData xml:space="preserve">PEVuZE5vdGU+PENpdGU+PEF1dGhvcj5Db2hlbjwvQXV0aG9yPjxZZWFyPjIwMDg8L1llYXI+PFJl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PEVuZE5vdGU+PENpdGU+PEF1dGhvcj5Db2hlbjwvQXV0aG9yPjxZZWFyPjIwMDg8L1llYXI+PFJl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3B3423">
        <w:rPr>
          <w:rFonts w:ascii="Arial" w:hAnsi="Arial" w:cs="Arial"/>
          <w:sz w:val="20"/>
          <w:szCs w:val="20"/>
        </w:rPr>
      </w:r>
      <w:r w:rsidR="003B3423">
        <w:rPr>
          <w:rFonts w:ascii="Arial" w:hAnsi="Arial" w:cs="Arial"/>
          <w:sz w:val="20"/>
          <w:szCs w:val="20"/>
        </w:rPr>
        <w:fldChar w:fldCharType="separate"/>
      </w:r>
      <w:r w:rsidR="00487CB6" w:rsidRPr="00487CB6">
        <w:rPr>
          <w:rFonts w:ascii="Arial" w:hAnsi="Arial" w:cs="Arial"/>
          <w:noProof/>
          <w:sz w:val="20"/>
          <w:szCs w:val="20"/>
          <w:vertAlign w:val="superscript"/>
        </w:rPr>
        <w:t>17,</w:t>
      </w:r>
      <w:r w:rsidR="002A7213" w:rsidRPr="002A7213">
        <w:rPr>
          <w:rFonts w:ascii="Arial" w:hAnsi="Arial" w:cs="Arial"/>
          <w:noProof/>
          <w:sz w:val="20"/>
          <w:szCs w:val="20"/>
          <w:vertAlign w:val="superscript"/>
        </w:rPr>
        <w:t>28,52,53,79</w:t>
      </w:r>
      <w:r w:rsidR="00487CB6" w:rsidRPr="00487CB6">
        <w:rPr>
          <w:rFonts w:ascii="Arial" w:hAnsi="Arial" w:cs="Arial"/>
          <w:noProof/>
          <w:sz w:val="20"/>
          <w:szCs w:val="20"/>
          <w:vertAlign w:val="superscript"/>
        </w:rPr>
        <w:t>,81</w:t>
      </w:r>
      <w:r w:rsidR="003B3423">
        <w:rPr>
          <w:rFonts w:ascii="Arial" w:hAnsi="Arial" w:cs="Arial"/>
          <w:sz w:val="20"/>
          <w:szCs w:val="20"/>
        </w:rPr>
        <w:fldChar w:fldCharType="end"/>
      </w:r>
      <w:r w:rsidR="00A5588B">
        <w:rPr>
          <w:rFonts w:ascii="Arial" w:hAnsi="Arial" w:cs="Arial"/>
          <w:sz w:val="20"/>
          <w:szCs w:val="20"/>
        </w:rPr>
        <w:t>.</w:t>
      </w:r>
      <w:r w:rsidR="00C850A9">
        <w:rPr>
          <w:rFonts w:ascii="Arial" w:hAnsi="Arial" w:cs="Arial"/>
          <w:sz w:val="20"/>
          <w:szCs w:val="20"/>
        </w:rPr>
        <w:t xml:space="preserve"> </w:t>
      </w:r>
      <w:r w:rsidR="00C850A9" w:rsidRPr="00E003E9">
        <w:rPr>
          <w:rFonts w:ascii="Arial" w:hAnsi="Arial" w:cs="Arial"/>
          <w:sz w:val="20"/>
          <w:szCs w:val="20"/>
        </w:rPr>
        <w:t xml:space="preserve">Moreover, </w:t>
      </w:r>
      <w:r w:rsidR="002576AA" w:rsidRPr="00E003E9">
        <w:rPr>
          <w:rFonts w:ascii="Arial" w:hAnsi="Arial" w:cs="Arial"/>
          <w:sz w:val="20"/>
          <w:szCs w:val="20"/>
        </w:rPr>
        <w:t xml:space="preserve">the </w:t>
      </w:r>
      <w:proofErr w:type="spellStart"/>
      <w:r w:rsidR="002576AA" w:rsidRPr="00E003E9">
        <w:rPr>
          <w:rFonts w:ascii="Arial" w:hAnsi="Arial" w:cs="Arial"/>
          <w:sz w:val="20"/>
          <w:szCs w:val="20"/>
        </w:rPr>
        <w:t>pMFC</w:t>
      </w:r>
      <w:proofErr w:type="spellEnd"/>
      <w:r w:rsidR="002576AA" w:rsidRPr="00E003E9">
        <w:rPr>
          <w:rFonts w:ascii="Arial" w:hAnsi="Arial" w:cs="Arial"/>
          <w:sz w:val="20"/>
          <w:szCs w:val="20"/>
        </w:rPr>
        <w:t xml:space="preserve"> </w:t>
      </w:r>
      <w:r w:rsidR="0099332E" w:rsidRPr="006A0173">
        <w:rPr>
          <w:rFonts w:ascii="Arial" w:hAnsi="Arial" w:cs="Arial"/>
          <w:sz w:val="20"/>
          <w:szCs w:val="20"/>
          <w:lang w:val="en-GB"/>
        </w:rPr>
        <w:t>is rather vaguely defined based on neuroimaging results and comprises the</w:t>
      </w:r>
      <w:r w:rsidR="00BC6237">
        <w:rPr>
          <w:rFonts w:ascii="Arial" w:hAnsi="Arial" w:cs="Arial"/>
          <w:sz w:val="20"/>
          <w:szCs w:val="20"/>
          <w:lang w:val="en-GB"/>
        </w:rPr>
        <w:t xml:space="preserve"> </w:t>
      </w:r>
      <w:r w:rsidR="00BC6237">
        <w:rPr>
          <w:rFonts w:ascii="Arial" w:hAnsi="Arial" w:cs="Arial"/>
          <w:kern w:val="0"/>
          <w:sz w:val="20"/>
          <w:szCs w:val="20"/>
        </w:rPr>
        <w:t>anterior midcingulate cortex</w:t>
      </w:r>
      <w:r w:rsidR="0099332E" w:rsidRPr="006A0173">
        <w:rPr>
          <w:rFonts w:ascii="Arial" w:hAnsi="Arial" w:cs="Arial"/>
          <w:sz w:val="20"/>
          <w:szCs w:val="20"/>
          <w:lang w:val="en-GB"/>
        </w:rPr>
        <w:t xml:space="preserve"> </w:t>
      </w:r>
      <w:r w:rsidR="00BC6237">
        <w:rPr>
          <w:rFonts w:ascii="Arial" w:hAnsi="Arial" w:cs="Arial"/>
          <w:sz w:val="20"/>
          <w:szCs w:val="20"/>
          <w:lang w:val="en-GB"/>
        </w:rPr>
        <w:t>(</w:t>
      </w:r>
      <w:proofErr w:type="spellStart"/>
      <w:r w:rsidR="0099332E" w:rsidRPr="006A0173">
        <w:rPr>
          <w:rFonts w:ascii="Arial" w:hAnsi="Arial" w:cs="Arial"/>
          <w:sz w:val="20"/>
          <w:szCs w:val="20"/>
          <w:lang w:val="en-GB"/>
        </w:rPr>
        <w:t>aMCC</w:t>
      </w:r>
      <w:proofErr w:type="spellEnd"/>
      <w:r w:rsidR="00BC6237">
        <w:rPr>
          <w:rFonts w:ascii="Arial" w:hAnsi="Arial" w:cs="Arial"/>
          <w:sz w:val="20"/>
          <w:szCs w:val="20"/>
          <w:lang w:val="en-GB"/>
        </w:rPr>
        <w:t>)</w:t>
      </w:r>
      <w:r w:rsidR="0099332E" w:rsidRPr="006A0173">
        <w:rPr>
          <w:rFonts w:ascii="Arial" w:hAnsi="Arial" w:cs="Arial"/>
          <w:sz w:val="20"/>
          <w:szCs w:val="20"/>
          <w:lang w:val="en-GB"/>
        </w:rPr>
        <w:t>, pre-supplementary motor area (pre-SMA) and adjacent medial Brodmann area 8 in the dorsomedial prefrontal cortex (</w:t>
      </w:r>
      <w:proofErr w:type="spellStart"/>
      <w:r w:rsidR="0099332E" w:rsidRPr="006A0173">
        <w:rPr>
          <w:rFonts w:ascii="Arial" w:hAnsi="Arial" w:cs="Arial"/>
          <w:sz w:val="20"/>
          <w:szCs w:val="20"/>
          <w:lang w:val="en-GB"/>
        </w:rPr>
        <w:t>dmPFC</w:t>
      </w:r>
      <w:proofErr w:type="spellEnd"/>
      <w:r w:rsidR="0099332E" w:rsidRPr="006A0173">
        <w:rPr>
          <w:rFonts w:ascii="Arial" w:hAnsi="Arial" w:cs="Arial"/>
          <w:sz w:val="20"/>
          <w:szCs w:val="20"/>
          <w:lang w:val="en-GB"/>
        </w:rPr>
        <w:t>).</w:t>
      </w:r>
      <w:r w:rsidR="00A95A5E">
        <w:rPr>
          <w:rFonts w:ascii="Arial" w:hAnsi="Arial" w:cs="Arial"/>
          <w:sz w:val="20"/>
          <w:szCs w:val="20"/>
          <w:lang w:val="en-GB"/>
        </w:rPr>
        <w:t xml:space="preserve"> </w:t>
      </w:r>
      <w:r w:rsidR="0099332E" w:rsidRPr="006A0173">
        <w:rPr>
          <w:rFonts w:ascii="Arial" w:hAnsi="Arial" w:cs="Arial"/>
          <w:sz w:val="20"/>
          <w:szCs w:val="20"/>
          <w:lang w:val="en-GB"/>
        </w:rPr>
        <w:t>In the literature, the terms dorsal anterior</w:t>
      </w:r>
      <w:r w:rsidR="00B22E9B" w:rsidRPr="006A0173">
        <w:rPr>
          <w:rFonts w:ascii="Arial" w:hAnsi="Arial" w:cs="Arial"/>
          <w:sz w:val="20"/>
          <w:szCs w:val="20"/>
          <w:lang w:val="en-GB"/>
        </w:rPr>
        <w:t xml:space="preserve"> </w:t>
      </w:r>
      <w:r w:rsidR="0099332E" w:rsidRPr="006A0173">
        <w:rPr>
          <w:rFonts w:ascii="Arial" w:hAnsi="Arial" w:cs="Arial"/>
          <w:sz w:val="20"/>
          <w:szCs w:val="20"/>
          <w:lang w:val="en-GB"/>
        </w:rPr>
        <w:t>cingulate cortex (</w:t>
      </w:r>
      <w:proofErr w:type="spellStart"/>
      <w:r w:rsidR="0099332E" w:rsidRPr="006A0173">
        <w:rPr>
          <w:rFonts w:ascii="Arial" w:hAnsi="Arial" w:cs="Arial"/>
          <w:sz w:val="20"/>
          <w:szCs w:val="20"/>
          <w:lang w:val="en-GB"/>
        </w:rPr>
        <w:t>dACC</w:t>
      </w:r>
      <w:proofErr w:type="spellEnd"/>
      <w:r w:rsidR="0099332E" w:rsidRPr="006A0173">
        <w:rPr>
          <w:rFonts w:ascii="Arial" w:hAnsi="Arial" w:cs="Arial"/>
          <w:sz w:val="20"/>
          <w:szCs w:val="20"/>
          <w:lang w:val="en-GB"/>
        </w:rPr>
        <w:t>, a term deviating from Vogt’s nomenclature) and (anterior) rostral cingulate zone (</w:t>
      </w:r>
      <w:proofErr w:type="spellStart"/>
      <w:r w:rsidR="0099332E" w:rsidRPr="006A0173">
        <w:rPr>
          <w:rFonts w:ascii="Arial" w:hAnsi="Arial" w:cs="Arial"/>
          <w:sz w:val="20"/>
          <w:szCs w:val="20"/>
          <w:lang w:val="en-GB"/>
        </w:rPr>
        <w:t>RCZa</w:t>
      </w:r>
      <w:proofErr w:type="spellEnd"/>
      <w:r w:rsidR="0099332E" w:rsidRPr="006A0173">
        <w:rPr>
          <w:rFonts w:ascii="Arial" w:hAnsi="Arial" w:cs="Arial"/>
          <w:sz w:val="20"/>
          <w:szCs w:val="20"/>
          <w:lang w:val="en-GB"/>
        </w:rPr>
        <w:t xml:space="preserve">) are often used nearly synonymously to </w:t>
      </w:r>
      <w:proofErr w:type="spellStart"/>
      <w:r w:rsidR="0099332E" w:rsidRPr="006A0173">
        <w:rPr>
          <w:rFonts w:ascii="Arial" w:hAnsi="Arial" w:cs="Arial"/>
          <w:sz w:val="20"/>
          <w:szCs w:val="20"/>
          <w:lang w:val="en-GB"/>
        </w:rPr>
        <w:t>aMCC</w:t>
      </w:r>
      <w:proofErr w:type="spellEnd"/>
      <w:r w:rsidR="00346845" w:rsidRPr="006A0173">
        <w:rPr>
          <w:rFonts w:ascii="Arial" w:hAnsi="Arial" w:cs="Arial"/>
          <w:sz w:val="20"/>
          <w:szCs w:val="20"/>
          <w:lang w:val="en-GB"/>
        </w:rPr>
        <w:t xml:space="preserve"> </w:t>
      </w:r>
      <w:r w:rsidR="00346845" w:rsidRPr="006A0173">
        <w:rPr>
          <w:rFonts w:ascii="Arial" w:hAnsi="Arial" w:cs="Arial"/>
          <w:sz w:val="20"/>
          <w:szCs w:val="20"/>
          <w:lang w:val="en-GB"/>
        </w:rPr>
        <w:fldChar w:fldCharType="begin"/>
      </w:r>
      <w:r w:rsidR="002A7213">
        <w:rPr>
          <w:rFonts w:ascii="Arial" w:hAnsi="Arial" w:cs="Arial"/>
          <w:sz w:val="20"/>
          <w:szCs w:val="20"/>
          <w:lang w:val="en-GB"/>
        </w:rPr>
        <w:instrText xml:space="preserve"> ADDIN EN.CITE &lt;EndNote&gt;&lt;Cite&gt;&lt;Author&gt;Picard&lt;/Author&gt;&lt;Year&gt;1996&lt;/Year&gt;&lt;RecNum&gt;286&lt;/RecNum&gt;&lt;DisplayText&gt;&lt;style face="superscript"&gt;62&lt;/style&gt;&lt;/DisplayText&gt;&lt;record&gt;&lt;rec-number&gt;286&lt;/rec-number&gt;&lt;foreign-keys&gt;&lt;key app="EN" db-id="xrp5dt9p9p0rr9exz935twzaeaveax2asdvx" timestamp="1730896878"&gt;286&lt;/key&gt;&lt;/foreign-keys&gt;&lt;ref-type name="Journal Article"&gt;17&lt;/ref-type&gt;&lt;contributors&gt;&lt;authors&gt;&lt;author&gt;Picard, N.&lt;/author&gt;&lt;author&gt;Strick, P. L.&lt;/author&gt;&lt;/authors&gt;&lt;/contributors&gt;&lt;auth-address&gt;Research Service, Veterans Administration Medical Center, Syracuse, NY 13210, USA.&lt;/auth-address&gt;&lt;titles&gt;&lt;title&gt;Motor areas of the medial wall: a review of their location and functional activation&lt;/title&gt;&lt;secondary-title&gt;Cereb Cortex&lt;/secondary-title&gt;&lt;/titles&gt;&lt;periodical&gt;&lt;full-title&gt;Cereb Cortex&lt;/full-title&gt;&lt;/periodical&gt;&lt;pages&gt;342-53&lt;/pages&gt;&lt;volume&gt;6&lt;/volume&gt;&lt;number&gt;3&lt;/number&gt;&lt;keywords&gt;&lt;keyword&gt;Animals&lt;/keyword&gt;&lt;keyword&gt;Gyrus Cinguli/anatomy &amp;amp; histology/physiology&lt;/keyword&gt;&lt;keyword&gt;Haplorhini&lt;/keyword&gt;&lt;keyword&gt;Humans&lt;/keyword&gt;&lt;keyword&gt;Motor Cortex/*anatomy &amp;amp; histology/*physiology&lt;/keyword&gt;&lt;/keywords&gt;&lt;dates&gt;&lt;year&gt;1996&lt;/year&gt;&lt;pub-dates&gt;&lt;date&gt;May-Jun&lt;/date&gt;&lt;/pub-dates&gt;&lt;/dates&gt;&lt;isbn&gt;1047-3211 (Print)&amp;#xD;1047-3211&lt;/isbn&gt;&lt;accession-num&gt;8670662&lt;/accession-num&gt;&lt;urls&gt;&lt;/urls&gt;&lt;electronic-resource-num&gt;10.1093/cercor/6.3.342&lt;/electronic-resource-num&gt;&lt;remote-database-provider&gt;NLM&lt;/remote-database-provider&gt;&lt;language&gt;eng&lt;/language&gt;&lt;/record&gt;&lt;/Cite&gt;&lt;/EndNote&gt;</w:instrText>
      </w:r>
      <w:r w:rsidR="00346845" w:rsidRPr="006A0173">
        <w:rPr>
          <w:rFonts w:ascii="Arial" w:hAnsi="Arial" w:cs="Arial"/>
          <w:sz w:val="20"/>
          <w:szCs w:val="20"/>
          <w:lang w:val="en-GB"/>
        </w:rPr>
        <w:fldChar w:fldCharType="separate"/>
      </w:r>
      <w:r w:rsidR="002A7213" w:rsidRPr="002A7213">
        <w:rPr>
          <w:rFonts w:ascii="Arial" w:hAnsi="Arial" w:cs="Arial"/>
          <w:noProof/>
          <w:sz w:val="20"/>
          <w:szCs w:val="20"/>
          <w:vertAlign w:val="superscript"/>
          <w:lang w:val="en-GB"/>
        </w:rPr>
        <w:t>62</w:t>
      </w:r>
      <w:r w:rsidR="00346845" w:rsidRPr="006A0173">
        <w:rPr>
          <w:rFonts w:ascii="Arial" w:hAnsi="Arial" w:cs="Arial"/>
          <w:sz w:val="20"/>
          <w:szCs w:val="20"/>
          <w:lang w:val="en-GB"/>
        </w:rPr>
        <w:fldChar w:fldCharType="end"/>
      </w:r>
      <w:r w:rsidR="0099332E" w:rsidRPr="006A0173">
        <w:rPr>
          <w:rFonts w:ascii="Arial" w:hAnsi="Arial" w:cs="Arial"/>
          <w:sz w:val="20"/>
          <w:szCs w:val="20"/>
          <w:lang w:val="en-GB"/>
        </w:rPr>
        <w:t>.</w:t>
      </w:r>
      <w:r w:rsidR="00E003E9">
        <w:rPr>
          <w:rFonts w:ascii="Arial" w:hAnsi="Arial" w:cs="Arial"/>
          <w:i/>
          <w:iCs/>
          <w:sz w:val="20"/>
          <w:szCs w:val="20"/>
          <w:lang w:val="en-GB"/>
        </w:rPr>
        <w:t xml:space="preserve"> </w:t>
      </w:r>
      <w:r w:rsidR="00BC6237">
        <w:rPr>
          <w:rFonts w:ascii="Arial" w:hAnsi="Arial" w:cs="Arial"/>
          <w:sz w:val="20"/>
          <w:szCs w:val="20"/>
        </w:rPr>
        <w:t xml:space="preserve">The </w:t>
      </w:r>
      <w:proofErr w:type="spellStart"/>
      <w:r w:rsidR="00BC6237">
        <w:rPr>
          <w:rFonts w:ascii="Arial" w:hAnsi="Arial" w:cs="Arial"/>
          <w:sz w:val="20"/>
          <w:szCs w:val="20"/>
        </w:rPr>
        <w:t>aMCC</w:t>
      </w:r>
      <w:proofErr w:type="spellEnd"/>
      <w:r w:rsidR="004F07C7">
        <w:rPr>
          <w:rFonts w:ascii="Arial" w:hAnsi="Arial" w:cs="Arial"/>
          <w:sz w:val="20"/>
          <w:szCs w:val="20"/>
        </w:rPr>
        <w:t xml:space="preserve"> is a </w:t>
      </w:r>
      <w:proofErr w:type="spellStart"/>
      <w:r w:rsidR="004F07C7">
        <w:rPr>
          <w:rFonts w:ascii="Arial" w:hAnsi="Arial" w:cs="Arial"/>
          <w:sz w:val="20"/>
          <w:szCs w:val="20"/>
        </w:rPr>
        <w:t>cytoarchtectonically</w:t>
      </w:r>
      <w:proofErr w:type="spellEnd"/>
      <w:r w:rsidR="004F07C7">
        <w:rPr>
          <w:rFonts w:ascii="Arial" w:hAnsi="Arial" w:cs="Arial"/>
          <w:sz w:val="20"/>
          <w:szCs w:val="20"/>
        </w:rPr>
        <w:t xml:space="preserve"> defined subregion of </w:t>
      </w:r>
      <w:proofErr w:type="spellStart"/>
      <w:r w:rsidR="004F07C7">
        <w:rPr>
          <w:rFonts w:ascii="Arial" w:hAnsi="Arial" w:cs="Arial"/>
          <w:sz w:val="20"/>
          <w:szCs w:val="20"/>
        </w:rPr>
        <w:t>pMFC</w:t>
      </w:r>
      <w:proofErr w:type="spellEnd"/>
      <w:r w:rsidR="004F07C7">
        <w:rPr>
          <w:rFonts w:ascii="Arial" w:hAnsi="Arial" w:cs="Arial"/>
          <w:sz w:val="20"/>
          <w:szCs w:val="20"/>
        </w:rPr>
        <w:t xml:space="preserve"> located around the middle portion of the cingulate sulcus</w:t>
      </w:r>
      <w:r w:rsidR="00875532">
        <w:rPr>
          <w:rFonts w:ascii="Arial" w:hAnsi="Arial" w:cs="Arial"/>
          <w:sz w:val="20"/>
          <w:szCs w:val="20"/>
        </w:rPr>
        <w:t xml:space="preserve"> and is thought to play a crucial role in </w:t>
      </w:r>
      <w:r w:rsidR="00DA0192">
        <w:rPr>
          <w:rFonts w:ascii="Arial" w:hAnsi="Arial" w:cs="Arial"/>
          <w:sz w:val="20"/>
          <w:szCs w:val="20"/>
        </w:rPr>
        <w:t>cognitive control</w:t>
      </w:r>
      <w:r w:rsidR="0046420B">
        <w:rPr>
          <w:rFonts w:ascii="Arial" w:hAnsi="Arial" w:cs="Arial"/>
          <w:sz w:val="20"/>
          <w:szCs w:val="20"/>
        </w:rPr>
        <w:t xml:space="preserve"> </w:t>
      </w:r>
      <w:r w:rsidR="00856CB4">
        <w:rPr>
          <w:rFonts w:ascii="Arial" w:hAnsi="Arial" w:cs="Arial"/>
          <w:sz w:val="20"/>
          <w:szCs w:val="20"/>
        </w:rPr>
        <w:fldChar w:fldCharType="begin">
          <w:fldData xml:space="preserve">PEVuZE5vdGU+PENpdGU+PEF1dGhvcj5LaXJzY2huZXI8L0F1dGhvcj48WWVhcj4yMDI0PC9ZZWFy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PEVuZE5vdGU+PENpdGU+PEF1dGhvcj5LaXJzY2huZXI8L0F1dGhvcj48WWVhcj4yMDI0PC9ZZWFy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856CB4">
        <w:rPr>
          <w:rFonts w:ascii="Arial" w:hAnsi="Arial" w:cs="Arial"/>
          <w:sz w:val="20"/>
          <w:szCs w:val="20"/>
        </w:rPr>
      </w:r>
      <w:r w:rsidR="00856CB4">
        <w:rPr>
          <w:rFonts w:ascii="Arial" w:hAnsi="Arial" w:cs="Arial"/>
          <w:sz w:val="20"/>
          <w:szCs w:val="20"/>
        </w:rPr>
        <w:fldChar w:fldCharType="separate"/>
      </w:r>
      <w:r w:rsidR="002A7213" w:rsidRPr="002A7213">
        <w:rPr>
          <w:rFonts w:ascii="Arial" w:hAnsi="Arial" w:cs="Arial"/>
          <w:noProof/>
          <w:sz w:val="20"/>
          <w:szCs w:val="20"/>
          <w:vertAlign w:val="superscript"/>
        </w:rPr>
        <w:t>43,73</w:t>
      </w:r>
      <w:r w:rsidR="00856CB4">
        <w:rPr>
          <w:rFonts w:ascii="Arial" w:hAnsi="Arial" w:cs="Arial"/>
          <w:sz w:val="20"/>
          <w:szCs w:val="20"/>
        </w:rPr>
        <w:fldChar w:fldCharType="end"/>
      </w:r>
      <w:r w:rsidR="004F07C7">
        <w:rPr>
          <w:rFonts w:ascii="Arial" w:hAnsi="Arial" w:cs="Arial"/>
          <w:sz w:val="20"/>
          <w:szCs w:val="20"/>
        </w:rPr>
        <w:t>.</w:t>
      </w:r>
      <w:r w:rsidR="00065C9E">
        <w:rPr>
          <w:rFonts w:ascii="Arial" w:hAnsi="Arial" w:cs="Arial"/>
          <w:sz w:val="20"/>
          <w:szCs w:val="20"/>
        </w:rPr>
        <w:t xml:space="preserve"> </w:t>
      </w:r>
      <w:r w:rsidR="008858A0" w:rsidRPr="008858A0">
        <w:rPr>
          <w:rFonts w:ascii="Arial" w:hAnsi="Arial" w:cs="Arial"/>
          <w:sz w:val="20"/>
          <w:szCs w:val="20"/>
        </w:rPr>
        <w:t>However, replicable mapping of functional representations</w:t>
      </w:r>
      <w:r w:rsidR="00387691">
        <w:rPr>
          <w:rFonts w:ascii="Arial" w:hAnsi="Arial" w:cs="Arial"/>
          <w:sz w:val="20"/>
          <w:szCs w:val="20"/>
        </w:rPr>
        <w:t xml:space="preserve"> </w:t>
      </w:r>
      <w:r w:rsidR="008858A0" w:rsidRPr="008858A0">
        <w:rPr>
          <w:rFonts w:ascii="Arial" w:hAnsi="Arial" w:cs="Arial"/>
          <w:sz w:val="20"/>
          <w:szCs w:val="20"/>
        </w:rPr>
        <w:t xml:space="preserve">in the </w:t>
      </w:r>
      <w:proofErr w:type="spellStart"/>
      <w:r w:rsidR="008858A0" w:rsidRPr="008858A0">
        <w:rPr>
          <w:rFonts w:ascii="Arial" w:hAnsi="Arial" w:cs="Arial"/>
          <w:sz w:val="20"/>
          <w:szCs w:val="20"/>
        </w:rPr>
        <w:t>pMFC</w:t>
      </w:r>
      <w:proofErr w:type="spellEnd"/>
      <w:r w:rsidR="008858A0" w:rsidRPr="008858A0">
        <w:rPr>
          <w:rFonts w:ascii="Arial" w:hAnsi="Arial" w:cs="Arial"/>
          <w:sz w:val="20"/>
          <w:szCs w:val="20"/>
        </w:rPr>
        <w:t xml:space="preserve"> onto its anatomical subregions has been difficult. In human fMRI research, </w:t>
      </w:r>
      <w:ins w:id="53" w:author="mattnassar@gmail.com" w:date="2024-11-10T15:02:00Z" w16du:dateUtc="2024-11-10T20:02:00Z">
        <w:r w:rsidR="00D26ACC" w:rsidRPr="008858A0">
          <w:rPr>
            <w:rFonts w:ascii="Arial" w:hAnsi="Arial" w:cs="Arial"/>
            <w:sz w:val="20"/>
            <w:szCs w:val="20"/>
          </w:rPr>
          <w:t xml:space="preserve">substantial interindividual variability of </w:t>
        </w:r>
        <w:proofErr w:type="spellStart"/>
        <w:r w:rsidR="00D26ACC" w:rsidRPr="008858A0">
          <w:rPr>
            <w:rFonts w:ascii="Arial" w:hAnsi="Arial" w:cs="Arial"/>
            <w:sz w:val="20"/>
            <w:szCs w:val="20"/>
          </w:rPr>
          <w:t>pMFC</w:t>
        </w:r>
        <w:proofErr w:type="spellEnd"/>
        <w:r w:rsidR="00D26ACC" w:rsidRPr="008858A0">
          <w:rPr>
            <w:rFonts w:ascii="Arial" w:hAnsi="Arial" w:cs="Arial"/>
            <w:sz w:val="20"/>
            <w:szCs w:val="20"/>
          </w:rPr>
          <w:t xml:space="preserve"> anatomy </w:t>
        </w:r>
        <w:r w:rsidR="00D26ACC">
          <w:rPr>
            <w:rFonts w:ascii="Arial" w:hAnsi="Arial" w:cs="Arial"/>
            <w:sz w:val="20"/>
            <w:szCs w:val="20"/>
          </w:rPr>
          <w:t xml:space="preserve">may be </w:t>
        </w:r>
        <w:r w:rsidR="00D26ACC" w:rsidRPr="008858A0">
          <w:rPr>
            <w:rFonts w:ascii="Arial" w:hAnsi="Arial" w:cs="Arial"/>
            <w:sz w:val="20"/>
            <w:szCs w:val="20"/>
          </w:rPr>
          <w:t>a major reason for the inability to</w:t>
        </w:r>
        <w:r w:rsidR="00D26ACC">
          <w:rPr>
            <w:rFonts w:ascii="Arial" w:hAnsi="Arial" w:cs="Arial"/>
            <w:sz w:val="20"/>
            <w:szCs w:val="20"/>
          </w:rPr>
          <w:t xml:space="preserve"> </w:t>
        </w:r>
        <w:r w:rsidR="00D26ACC" w:rsidRPr="008858A0">
          <w:rPr>
            <w:rFonts w:ascii="Arial" w:hAnsi="Arial" w:cs="Arial"/>
            <w:sz w:val="20"/>
            <w:szCs w:val="20"/>
          </w:rPr>
          <w:t>differentiate clear functional boundaries.</w:t>
        </w:r>
        <w:r w:rsidR="00D26ACC">
          <w:rPr>
            <w:rFonts w:ascii="Arial" w:hAnsi="Arial" w:cs="Arial"/>
            <w:sz w:val="20"/>
            <w:szCs w:val="20"/>
          </w:rPr>
          <w:t xml:space="preserve"> </w:t>
        </w:r>
      </w:ins>
      <w:del w:id="54" w:author="mattnassar@gmail.com" w:date="2024-11-10T15:02:00Z" w16du:dateUtc="2024-11-10T20:02:00Z">
        <w:r w:rsidR="008858A0" w:rsidRPr="008858A0" w:rsidDel="00D26ACC">
          <w:rPr>
            <w:rFonts w:ascii="Arial" w:hAnsi="Arial" w:cs="Arial"/>
            <w:sz w:val="20"/>
            <w:szCs w:val="20"/>
          </w:rPr>
          <w:delText>a major reason for the inability to</w:delText>
        </w:r>
        <w:r w:rsidR="00387691" w:rsidDel="00D26ACC">
          <w:rPr>
            <w:rFonts w:ascii="Arial" w:hAnsi="Arial" w:cs="Arial"/>
            <w:sz w:val="20"/>
            <w:szCs w:val="20"/>
          </w:rPr>
          <w:delText xml:space="preserve"> </w:delText>
        </w:r>
        <w:r w:rsidR="008858A0" w:rsidRPr="008858A0" w:rsidDel="00D26ACC">
          <w:rPr>
            <w:rFonts w:ascii="Arial" w:hAnsi="Arial" w:cs="Arial"/>
            <w:sz w:val="20"/>
            <w:szCs w:val="20"/>
          </w:rPr>
          <w:delText>differentiate clear functional boundaries may be substantial interindividual variability of pMFC anatomy.</w:delText>
        </w:r>
        <w:r w:rsidR="00BC6237" w:rsidDel="00D26ACC">
          <w:rPr>
            <w:rFonts w:ascii="Arial" w:hAnsi="Arial" w:cs="Arial"/>
            <w:sz w:val="20"/>
            <w:szCs w:val="20"/>
          </w:rPr>
          <w:delText xml:space="preserve"> </w:delText>
        </w:r>
      </w:del>
      <w:r w:rsidRPr="003B2415">
        <w:rPr>
          <w:rFonts w:ascii="Arial" w:hAnsi="Arial" w:cs="Arial"/>
          <w:sz w:val="20"/>
          <w:szCs w:val="20"/>
        </w:rPr>
        <w:t xml:space="preserve">Therefore, non-invasive stimulation methods applicable in humans are vital to probe the causal involvement of </w:t>
      </w:r>
      <w:proofErr w:type="spellStart"/>
      <w:r w:rsidRPr="003B2415">
        <w:rPr>
          <w:rFonts w:ascii="Arial" w:hAnsi="Arial" w:cs="Arial"/>
          <w:sz w:val="20"/>
          <w:szCs w:val="20"/>
        </w:rPr>
        <w:t>pMFC</w:t>
      </w:r>
      <w:proofErr w:type="spellEnd"/>
      <w:r w:rsidRPr="003B2415">
        <w:rPr>
          <w:rFonts w:ascii="Arial" w:hAnsi="Arial" w:cs="Arial"/>
          <w:sz w:val="20"/>
          <w:szCs w:val="20"/>
        </w:rPr>
        <w:t xml:space="preserve"> subregions in cognitive control functions. Therefore, non-invasive stimulation methods applicable in humans are vital to probe the causal involvement of </w:t>
      </w:r>
      <w:proofErr w:type="spellStart"/>
      <w:r w:rsidRPr="003B2415">
        <w:rPr>
          <w:rFonts w:ascii="Arial" w:hAnsi="Arial" w:cs="Arial"/>
          <w:sz w:val="20"/>
          <w:szCs w:val="20"/>
        </w:rPr>
        <w:t>pMFC</w:t>
      </w:r>
      <w:proofErr w:type="spellEnd"/>
      <w:r w:rsidRPr="003B2415">
        <w:rPr>
          <w:rFonts w:ascii="Arial" w:hAnsi="Arial" w:cs="Arial"/>
          <w:sz w:val="20"/>
          <w:szCs w:val="20"/>
        </w:rPr>
        <w:t xml:space="preserve"> subregions in cognitive control functions. </w:t>
      </w:r>
      <w:r w:rsidR="00502676">
        <w:rPr>
          <w:rFonts w:ascii="Arial" w:hAnsi="Arial" w:cs="Arial"/>
          <w:sz w:val="20"/>
          <w:szCs w:val="20"/>
        </w:rPr>
        <w:t>T</w:t>
      </w:r>
      <w:r w:rsidRPr="003B2415">
        <w:rPr>
          <w:rFonts w:ascii="Arial" w:hAnsi="Arial" w:cs="Arial"/>
          <w:sz w:val="20"/>
          <w:szCs w:val="20"/>
        </w:rPr>
        <w:t xml:space="preserve">he novel method of low-intensity transcranial focused ultrasound stimulation (TUS) has recently received interest as a novel non-invasive technique that uses acoustic energy to influence neuronal activity in both cortical and deep brain regions with very high spatial specificity in the order of </w:t>
      </w:r>
      <w:r w:rsidR="00DA0630" w:rsidRPr="003B2415">
        <w:rPr>
          <w:rFonts w:ascii="Arial" w:hAnsi="Arial" w:cs="Arial"/>
          <w:sz w:val="20"/>
          <w:szCs w:val="20"/>
        </w:rPr>
        <w:t>millimeters</w:t>
      </w:r>
      <w:r w:rsidRPr="003B2415">
        <w:rPr>
          <w:rFonts w:ascii="Arial" w:hAnsi="Arial" w:cs="Arial"/>
          <w:sz w:val="20"/>
          <w:szCs w:val="20"/>
        </w:rPr>
        <w:t xml:space="preserve"> </w:t>
      </w:r>
      <w:r w:rsidR="00DE5AC7">
        <w:rPr>
          <w:rFonts w:ascii="Arial" w:hAnsi="Arial" w:cs="Arial"/>
          <w:sz w:val="20"/>
          <w:szCs w:val="20"/>
        </w:rPr>
        <w:fldChar w:fldCharType="begin">
          <w:fldData xml:space="preserve">PEVuZE5vdGU+PENpdGU+PEF1dGhvcj5EYXJtYW5pPC9BdXRob3I+PFllYXI+MjAyMjwvWWVhcj48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PEVuZE5vdGU+PENpdGU+PEF1dGhvcj5EYXJtYW5pPC9BdXRob3I+PFllYXI+MjAyMjwvWWVhcj48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DE5AC7">
        <w:rPr>
          <w:rFonts w:ascii="Arial" w:hAnsi="Arial" w:cs="Arial"/>
          <w:sz w:val="20"/>
          <w:szCs w:val="20"/>
        </w:rPr>
      </w:r>
      <w:r w:rsidR="00DE5AC7">
        <w:rPr>
          <w:rFonts w:ascii="Arial" w:hAnsi="Arial" w:cs="Arial"/>
          <w:sz w:val="20"/>
          <w:szCs w:val="20"/>
        </w:rPr>
        <w:fldChar w:fldCharType="separate"/>
      </w:r>
      <w:r w:rsidR="00487CB6" w:rsidRPr="00487CB6">
        <w:rPr>
          <w:rFonts w:ascii="Arial" w:hAnsi="Arial" w:cs="Arial"/>
          <w:noProof/>
          <w:sz w:val="20"/>
          <w:szCs w:val="20"/>
          <w:vertAlign w:val="superscript"/>
        </w:rPr>
        <w:t>24</w:t>
      </w:r>
      <w:r w:rsidR="00DE5AC7">
        <w:rPr>
          <w:rFonts w:ascii="Arial" w:hAnsi="Arial" w:cs="Arial"/>
          <w:sz w:val="20"/>
          <w:szCs w:val="20"/>
        </w:rPr>
        <w:fldChar w:fldCharType="end"/>
      </w:r>
      <w:r w:rsidR="00FA4AD4">
        <w:rPr>
          <w:rFonts w:ascii="Arial" w:hAnsi="Arial" w:cs="Arial"/>
          <w:sz w:val="20"/>
          <w:szCs w:val="20"/>
        </w:rPr>
        <w:t>.</w:t>
      </w:r>
      <w:r w:rsidRPr="0004049D" w:rsidDel="00963CDE">
        <w:rPr>
          <w:rFonts w:ascii="Arial" w:hAnsi="Arial" w:cs="Arial"/>
          <w:sz w:val="20"/>
          <w:szCs w:val="20"/>
        </w:rPr>
        <w:t xml:space="preserve"> </w:t>
      </w:r>
      <w:r w:rsidRPr="003B2415">
        <w:rPr>
          <w:rFonts w:ascii="Arial" w:hAnsi="Arial" w:cs="Arial"/>
          <w:sz w:val="20"/>
          <w:szCs w:val="20"/>
        </w:rPr>
        <w:t xml:space="preserve">It is believed that TUS induces neuromodulation by mechanically interacting with cells as the ultrasound wave passes through the target area </w:t>
      </w:r>
      <w:r w:rsidR="00A56872">
        <w:rPr>
          <w:rFonts w:ascii="Arial" w:hAnsi="Arial" w:cs="Arial"/>
          <w:sz w:val="20"/>
          <w:szCs w:val="20"/>
        </w:rPr>
        <w:fldChar w:fldCharType="begin">
          <w:fldData xml:space="preserve">PEVuZE5vdGU+PENpdGU+PEF1dGhvcj5DaHU8L0F1dGhvcj48WWVhcj4yMDIyPC9ZZWFyPjxSZWNO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PEVuZE5vdGU+PENpdGU+PEF1dGhvcj5DaHU8L0F1dGhvcj48WWVhcj4yMDIyPC9ZZWFyPjxSZWNO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A56872">
        <w:rPr>
          <w:rFonts w:ascii="Arial" w:hAnsi="Arial" w:cs="Arial"/>
          <w:sz w:val="20"/>
          <w:szCs w:val="20"/>
        </w:rPr>
      </w:r>
      <w:r w:rsidR="00A56872">
        <w:rPr>
          <w:rFonts w:ascii="Arial" w:hAnsi="Arial" w:cs="Arial"/>
          <w:sz w:val="20"/>
          <w:szCs w:val="20"/>
        </w:rPr>
        <w:fldChar w:fldCharType="separate"/>
      </w:r>
      <w:r w:rsidR="00487CB6" w:rsidRPr="00487CB6">
        <w:rPr>
          <w:rFonts w:ascii="Arial" w:hAnsi="Arial" w:cs="Arial"/>
          <w:noProof/>
          <w:sz w:val="20"/>
          <w:szCs w:val="20"/>
          <w:vertAlign w:val="superscript"/>
        </w:rPr>
        <w:t>14,</w:t>
      </w:r>
      <w:r w:rsidR="002A7213" w:rsidRPr="002A7213">
        <w:rPr>
          <w:rFonts w:ascii="Arial" w:hAnsi="Arial" w:cs="Arial"/>
          <w:noProof/>
          <w:sz w:val="20"/>
          <w:szCs w:val="20"/>
          <w:vertAlign w:val="superscript"/>
        </w:rPr>
        <w:t>90</w:t>
      </w:r>
      <w:r w:rsidR="00A56872">
        <w:rPr>
          <w:rFonts w:ascii="Arial" w:hAnsi="Arial" w:cs="Arial"/>
          <w:sz w:val="20"/>
          <w:szCs w:val="20"/>
        </w:rPr>
        <w:fldChar w:fldCharType="end"/>
      </w:r>
      <w:r w:rsidR="00B02856">
        <w:rPr>
          <w:rFonts w:ascii="Arial" w:hAnsi="Arial" w:cs="Arial"/>
          <w:sz w:val="20"/>
          <w:szCs w:val="20"/>
        </w:rPr>
        <w:t>.</w:t>
      </w:r>
      <w:r w:rsidRPr="00C418F7" w:rsidDel="00B02856">
        <w:rPr>
          <w:rFonts w:ascii="Arial" w:hAnsi="Arial" w:cs="Arial"/>
          <w:sz w:val="20"/>
          <w:szCs w:val="20"/>
        </w:rPr>
        <w:t xml:space="preserve"> </w:t>
      </w:r>
      <w:ins w:id="55" w:author="mattnassar@gmail.com" w:date="2024-11-10T15:03:00Z" w16du:dateUtc="2024-11-10T20:03:00Z">
        <w:r w:rsidR="00D26ACC">
          <w:rPr>
            <w:rFonts w:ascii="Arial" w:hAnsi="Arial" w:cs="Arial"/>
            <w:sz w:val="20"/>
            <w:szCs w:val="20"/>
          </w:rPr>
          <w:t>Recent</w:t>
        </w:r>
        <w:r w:rsidR="00D26ACC" w:rsidRPr="003B2415">
          <w:rPr>
            <w:rFonts w:ascii="Arial" w:hAnsi="Arial" w:cs="Arial"/>
            <w:sz w:val="20"/>
            <w:szCs w:val="20"/>
          </w:rPr>
          <w:t xml:space="preserve"> reviews </w:t>
        </w:r>
        <w:r w:rsidR="00D26ACC">
          <w:rPr>
            <w:rFonts w:ascii="Arial" w:hAnsi="Arial" w:cs="Arial"/>
            <w:sz w:val="20"/>
            <w:szCs w:val="20"/>
          </w:rPr>
          <w:t>that assess the safety of this method</w:t>
        </w:r>
      </w:ins>
      <w:del w:id="56" w:author="mattnassar@gmail.com" w:date="2024-11-10T15:03:00Z" w16du:dateUtc="2024-11-10T20:03:00Z">
        <w:r w:rsidRPr="003B2415" w:rsidDel="00D26ACC">
          <w:rPr>
            <w:rFonts w:ascii="Arial" w:hAnsi="Arial" w:cs="Arial"/>
            <w:sz w:val="20"/>
            <w:szCs w:val="20"/>
          </w:rPr>
          <w:delText>Safety of this method has been assessed in recent reviews</w:delText>
        </w:r>
      </w:del>
      <w:r w:rsidRPr="003B2415">
        <w:rPr>
          <w:rFonts w:ascii="Arial" w:hAnsi="Arial" w:cs="Arial"/>
          <w:sz w:val="20"/>
          <w:szCs w:val="20"/>
        </w:rPr>
        <w:t xml:space="preserve"> </w:t>
      </w:r>
      <w:r w:rsidR="00E820FE">
        <w:rPr>
          <w:rFonts w:ascii="Arial" w:hAnsi="Arial" w:cs="Arial"/>
          <w:sz w:val="20"/>
          <w:szCs w:val="20"/>
        </w:rPr>
        <w:fldChar w:fldCharType="begin">
          <w:fldData xml:space="preserve">PEVuZE5vdGU+PENpdGU+PEF1dGhvcj5CbGFja21vcmU8L0F1dGhvcj48WWVhcj4yMDE5PC9ZZWFy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=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PEVuZE5vdGU+PENpdGU+PEF1dGhvcj5CbGFja21vcmU8L0F1dGhvcj48WWVhcj4yMDE5PC9ZZWFy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=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E820FE">
        <w:rPr>
          <w:rFonts w:ascii="Arial" w:hAnsi="Arial" w:cs="Arial"/>
          <w:sz w:val="20"/>
          <w:szCs w:val="20"/>
        </w:rPr>
      </w:r>
      <w:r w:rsidR="00E820FE">
        <w:rPr>
          <w:rFonts w:ascii="Arial" w:hAnsi="Arial" w:cs="Arial"/>
          <w:sz w:val="20"/>
          <w:szCs w:val="20"/>
        </w:rPr>
        <w:fldChar w:fldCharType="separate"/>
      </w:r>
      <w:r w:rsidR="00487CB6" w:rsidRPr="00487CB6">
        <w:rPr>
          <w:rFonts w:ascii="Arial" w:hAnsi="Arial" w:cs="Arial"/>
          <w:noProof/>
          <w:sz w:val="20"/>
          <w:szCs w:val="20"/>
          <w:vertAlign w:val="superscript"/>
        </w:rPr>
        <w:t>5,</w:t>
      </w:r>
      <w:r w:rsidR="002A7213" w:rsidRPr="002A7213">
        <w:rPr>
          <w:rFonts w:ascii="Arial" w:hAnsi="Arial" w:cs="Arial"/>
          <w:noProof/>
          <w:sz w:val="20"/>
          <w:szCs w:val="20"/>
          <w:vertAlign w:val="superscript"/>
        </w:rPr>
        <w:t>50,61</w:t>
      </w:r>
      <w:r w:rsidR="00E820FE">
        <w:rPr>
          <w:rFonts w:ascii="Arial" w:hAnsi="Arial" w:cs="Arial"/>
          <w:sz w:val="20"/>
          <w:szCs w:val="20"/>
        </w:rPr>
        <w:fldChar w:fldCharType="end"/>
      </w:r>
      <w:r w:rsidRPr="003B2415">
        <w:rPr>
          <w:rFonts w:ascii="Arial" w:hAnsi="Arial" w:cs="Arial"/>
          <w:sz w:val="20"/>
          <w:szCs w:val="20"/>
        </w:rPr>
        <w:t xml:space="preserve"> </w:t>
      </w:r>
      <w:del w:id="57" w:author="mattnassar@gmail.com" w:date="2024-11-10T15:03:00Z" w16du:dateUtc="2024-11-10T20:03:00Z">
        <w:r w:rsidRPr="003B2415" w:rsidDel="00D26ACC">
          <w:rPr>
            <w:rFonts w:ascii="Arial" w:hAnsi="Arial" w:cs="Arial"/>
            <w:sz w:val="20"/>
            <w:szCs w:val="20"/>
          </w:rPr>
          <w:delText xml:space="preserve">which </w:delText>
        </w:r>
      </w:del>
      <w:r w:rsidRPr="003B2415">
        <w:rPr>
          <w:rFonts w:ascii="Arial" w:hAnsi="Arial" w:cs="Arial"/>
          <w:sz w:val="20"/>
          <w:szCs w:val="20"/>
        </w:rPr>
        <w:t>suggest that it is ripe for systematic use to map the causal contributions of network nodes to functions such as cognitive control. Indeed, recently evidence in humas has shown that theta burst TUS can induce increased cortical excitability for up to 90 min</w:t>
      </w:r>
      <w:ins w:id="58" w:author="mattnassar@gmail.com" w:date="2024-11-10T15:03:00Z" w16du:dateUtc="2024-11-10T20:03:00Z">
        <w:r w:rsidR="00D26ACC">
          <w:rPr>
            <w:rFonts w:ascii="Arial" w:hAnsi="Arial" w:cs="Arial"/>
            <w:sz w:val="20"/>
            <w:szCs w:val="20"/>
          </w:rPr>
          <w:t>utes</w:t>
        </w:r>
      </w:ins>
      <w:r w:rsidRPr="003B2415">
        <w:rPr>
          <w:rFonts w:ascii="Arial" w:hAnsi="Arial" w:cs="Arial"/>
          <w:sz w:val="20"/>
          <w:szCs w:val="20"/>
        </w:rPr>
        <w:t xml:space="preserve"> in the human motor cortex </w:t>
      </w:r>
      <w:r w:rsidR="002217EB">
        <w:rPr>
          <w:rFonts w:ascii="Arial" w:hAnsi="Arial" w:cs="Arial"/>
          <w:sz w:val="20"/>
          <w:szCs w:val="20"/>
        </w:rPr>
        <w:fldChar w:fldCharType="begin">
          <w:fldData xml:space="preserve">PEVuZE5vdGU+PENpdGU+PEF1dGhvcj5aZW5nPC9BdXRob3I+PFllYXI+MjAyNDwvWWVhcj48UmVj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cmNlLW51bT4xMC4xMDE2L2ouYnJzLjIwMjQuMDMuMDAxPC9lbGVjdHJvbmljLXJlc291cmNlLW51
bT48cmVtb3RlLWRhdGFiYXNlLXByb3ZpZGVyPk5MTTwvcmVtb3RlLWRhdGFiYXNlLXByb3ZpZGVy
PjxsYW5ndWFnZT5lbmc8L2xhbmd1YWdlPjwvcmVjb3JkPjwvQ2l0ZT48L0VuZE5vdGU+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PEVuZE5vdGU+PENpdGU+PEF1dGhvcj5aZW5nPC9BdXRob3I+PFllYXI+MjAyNDwvWWVhcj48UmVj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cmNlLW51bT4xMC4xMDE2L2ouYnJzLjIwMjQuMDMuMDAxPC9lbGVjdHJvbmljLXJlc291cmNlLW51
bT48cmVtb3RlLWRhdGFiYXNlLXByb3ZpZGVyPk5MTTwvcmVtb3RlLWRhdGFiYXNlLXByb3ZpZGVy
PjxsYW5ndWFnZT5lbmc8L2xhbmd1YWdlPjwvcmVjb3JkPjwvQ2l0ZT48L0VuZE5vdGU+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2217EB">
        <w:rPr>
          <w:rFonts w:ascii="Arial" w:hAnsi="Arial" w:cs="Arial"/>
          <w:sz w:val="20"/>
          <w:szCs w:val="20"/>
        </w:rPr>
      </w:r>
      <w:r w:rsidR="002217EB">
        <w:rPr>
          <w:rFonts w:ascii="Arial" w:hAnsi="Arial" w:cs="Arial"/>
          <w:sz w:val="20"/>
          <w:szCs w:val="20"/>
        </w:rPr>
        <w:fldChar w:fldCharType="separate"/>
      </w:r>
      <w:r w:rsidR="002A7213" w:rsidRPr="002A7213">
        <w:rPr>
          <w:rFonts w:ascii="Arial" w:hAnsi="Arial" w:cs="Arial"/>
          <w:noProof/>
          <w:sz w:val="20"/>
          <w:szCs w:val="20"/>
          <w:vertAlign w:val="superscript"/>
        </w:rPr>
        <w:t>91</w:t>
      </w:r>
      <w:r w:rsidR="002217EB">
        <w:rPr>
          <w:rFonts w:ascii="Arial" w:hAnsi="Arial" w:cs="Arial"/>
          <w:sz w:val="20"/>
          <w:szCs w:val="20"/>
        </w:rPr>
        <w:fldChar w:fldCharType="end"/>
      </w:r>
      <w:r w:rsidR="00D80B56">
        <w:rPr>
          <w:rFonts w:ascii="Arial" w:hAnsi="Arial" w:cs="Arial"/>
          <w:sz w:val="20"/>
          <w:szCs w:val="20"/>
        </w:rPr>
        <w:t>.</w:t>
      </w:r>
      <w:r w:rsidRPr="00C418F7">
        <w:rPr>
          <w:rFonts w:ascii="Arial" w:hAnsi="Arial" w:cs="Arial"/>
          <w:sz w:val="20"/>
          <w:szCs w:val="20"/>
        </w:rPr>
        <w:t xml:space="preserve"> Moreover, it has been shown that functional connectivity of the human </w:t>
      </w:r>
      <w:proofErr w:type="spellStart"/>
      <w:r w:rsidRPr="00C418F7">
        <w:rPr>
          <w:rFonts w:ascii="Arial" w:hAnsi="Arial" w:cs="Arial"/>
          <w:sz w:val="20"/>
          <w:szCs w:val="20"/>
        </w:rPr>
        <w:t>aMCC</w:t>
      </w:r>
      <w:proofErr w:type="spellEnd"/>
      <w:r w:rsidRPr="00C418F7">
        <w:rPr>
          <w:rFonts w:ascii="Arial" w:hAnsi="Arial" w:cs="Arial"/>
          <w:sz w:val="20"/>
          <w:szCs w:val="20"/>
        </w:rPr>
        <w:t xml:space="preserve"> increased following an offline TUS protocol and that TUS-mediated neuroplasticity lasts at least 50 min</w:t>
      </w:r>
      <w:ins w:id="59" w:author="mattnassar@gmail.com" w:date="2024-11-10T15:03:00Z" w16du:dateUtc="2024-11-10T20:03:00Z">
        <w:r w:rsidR="00D26ACC">
          <w:rPr>
            <w:rFonts w:ascii="Arial" w:hAnsi="Arial" w:cs="Arial"/>
            <w:sz w:val="20"/>
            <w:szCs w:val="20"/>
          </w:rPr>
          <w:t>utes</w:t>
        </w:r>
      </w:ins>
      <w:del w:id="60" w:author="mattnassar@gmail.com" w:date="2024-11-10T15:03:00Z" w16du:dateUtc="2024-11-10T20:03:00Z">
        <w:r w:rsidRPr="00C418F7" w:rsidDel="00D26ACC">
          <w:rPr>
            <w:rFonts w:ascii="Arial" w:hAnsi="Arial" w:cs="Arial"/>
            <w:sz w:val="20"/>
            <w:szCs w:val="20"/>
          </w:rPr>
          <w:delText>s</w:delText>
        </w:r>
      </w:del>
      <w:r w:rsidRPr="00C418F7">
        <w:rPr>
          <w:rFonts w:ascii="Arial" w:hAnsi="Arial" w:cs="Arial"/>
          <w:sz w:val="20"/>
          <w:szCs w:val="20"/>
        </w:rPr>
        <w:t xml:space="preserve"> </w:t>
      </w:r>
      <w:del w:id="61" w:author="mattnassar@gmail.com" w:date="2024-11-10T15:03:00Z" w16du:dateUtc="2024-11-10T20:03:00Z">
        <w:r w:rsidRPr="00C418F7" w:rsidDel="00D26ACC">
          <w:rPr>
            <w:rFonts w:ascii="Arial" w:hAnsi="Arial" w:cs="Arial"/>
            <w:sz w:val="20"/>
            <w:szCs w:val="20"/>
          </w:rPr>
          <w:delText xml:space="preserve">after </w:delText>
        </w:r>
      </w:del>
      <w:ins w:id="62" w:author="mattnassar@gmail.com" w:date="2024-11-10T15:03:00Z" w16du:dateUtc="2024-11-10T20:03:00Z">
        <w:r w:rsidR="00D26ACC">
          <w:rPr>
            <w:rFonts w:ascii="Arial" w:hAnsi="Arial" w:cs="Arial"/>
            <w:sz w:val="20"/>
            <w:szCs w:val="20"/>
          </w:rPr>
          <w:t>post-</w:t>
        </w:r>
      </w:ins>
      <w:r w:rsidRPr="00C418F7">
        <w:rPr>
          <w:rFonts w:ascii="Arial" w:hAnsi="Arial" w:cs="Arial"/>
          <w:sz w:val="20"/>
          <w:szCs w:val="20"/>
        </w:rPr>
        <w:t>stimulation</w:t>
      </w:r>
      <w:r w:rsidR="0090500A">
        <w:rPr>
          <w:rFonts w:ascii="Arial" w:hAnsi="Arial" w:cs="Arial"/>
          <w:sz w:val="20"/>
          <w:szCs w:val="20"/>
        </w:rPr>
        <w:t xml:space="preserve"> </w:t>
      </w:r>
      <w:r w:rsidR="0090500A">
        <w:rPr>
          <w:rFonts w:ascii="Arial" w:hAnsi="Arial" w:cs="Arial"/>
          <w:sz w:val="20"/>
          <w:szCs w:val="20"/>
        </w:rPr>
        <w:fldChar w:fldCharType="begin"/>
      </w:r>
      <w:r w:rsidR="002A7213">
        <w:rPr>
          <w:rFonts w:ascii="Arial" w:hAnsi="Arial" w:cs="Arial"/>
          <w:sz w:val="20"/>
          <w:szCs w:val="20"/>
        </w:rPr>
        <w:instrText xml:space="preserve"> ADDIN EN.CITE &lt;EndNote&gt;&lt;Cite&gt;&lt;Author&gt;Yaakub&lt;/Author&gt;&lt;Year&gt;2023&lt;/Year&gt;&lt;RecNum&gt;251&lt;/RecNum&gt;&lt;DisplayText&gt;&lt;style face="superscript"&gt;86&lt;/style&gt;&lt;/DisplayText&gt;&lt;record&gt;&lt;rec-number&gt;251&lt;/rec-number&gt;&lt;foreign-keys&gt;&lt;key app="EN" db-id="xrp5dt9p9p0rr9exz935twzaeaveax2asdvx" timestamp="1730736064"&gt;251&lt;/key&gt;&lt;/foreign-keys&gt;&lt;ref-type name="Journal Article"&gt;17&lt;/ref-type&gt;&lt;contributors&gt;&lt;authors&gt;&lt;author&gt;Yaakub, Siti N.&lt;/author&gt;&lt;author&gt;White, Tristan A.&lt;/author&gt;&lt;author&gt;Roberts, Jamie&lt;/author&gt;&lt;author&gt;Martin, Eleanor&lt;/author&gt;&lt;author&gt;Verhagen, Lennart&lt;/author&gt;&lt;author&gt;Stagg, Charlotte J.&lt;/author&gt;&lt;author&gt;Hall, Stephen&lt;/author&gt;&lt;author&gt;Fouragnan, Elsa F.&lt;/author&gt;&lt;/authors&gt;&lt;/contributors&gt;&lt;titles&gt;&lt;title&gt;Transcranial focused ultrasound-mediated neurochemical and functional connectivity changes in deep cortical regions in humans&lt;/title&gt;&lt;secondary-title&gt;Nature Communications&lt;/secondary-title&gt;&lt;/titles&gt;&lt;periodical&gt;&lt;full-title&gt;Nature Communications&lt;/full-title&gt;&lt;/periodical&gt;&lt;pages&gt;5318&lt;/pages&gt;&lt;volume&gt;14&lt;/volume&gt;&lt;number&gt;1&lt;/number&gt;&lt;dates&gt;&lt;year&gt;2023&lt;/year&gt;&lt;pub-dates&gt;&lt;date&gt;2023/09/01&lt;/date&gt;&lt;/pub-dates&gt;&lt;/dates&gt;&lt;isbn&gt;2041-1723&lt;/isbn&gt;&lt;urls&gt;&lt;related-urls&gt;&lt;url&gt;https://doi.org/10.1038/s41467-023-40998-0&lt;/url&gt;&lt;/related-urls&gt;&lt;/urls&gt;&lt;electronic-resource-num&gt;10.1038/s41467-023-40998-0&lt;/electronic-resource-num&gt;&lt;/record&gt;&lt;/Cite&gt;&lt;/EndNote&gt;</w:instrText>
      </w:r>
      <w:r w:rsidR="0090500A">
        <w:rPr>
          <w:rFonts w:ascii="Arial" w:hAnsi="Arial" w:cs="Arial"/>
          <w:sz w:val="20"/>
          <w:szCs w:val="20"/>
        </w:rPr>
        <w:fldChar w:fldCharType="separate"/>
      </w:r>
      <w:r w:rsidR="002A7213" w:rsidRPr="002A7213">
        <w:rPr>
          <w:rFonts w:ascii="Arial" w:hAnsi="Arial" w:cs="Arial"/>
          <w:noProof/>
          <w:sz w:val="20"/>
          <w:szCs w:val="20"/>
          <w:vertAlign w:val="superscript"/>
        </w:rPr>
        <w:t>86</w:t>
      </w:r>
      <w:r w:rsidR="0090500A">
        <w:rPr>
          <w:rFonts w:ascii="Arial" w:hAnsi="Arial" w:cs="Arial"/>
          <w:sz w:val="20"/>
          <w:szCs w:val="20"/>
        </w:rPr>
        <w:fldChar w:fldCharType="end"/>
      </w:r>
      <w:r w:rsidR="004C3026">
        <w:rPr>
          <w:rFonts w:ascii="Arial" w:hAnsi="Arial" w:cs="Arial"/>
          <w:sz w:val="20"/>
          <w:szCs w:val="20"/>
        </w:rPr>
        <w:t>.</w:t>
      </w:r>
      <w:r w:rsidRPr="00C418F7" w:rsidDel="004C3026">
        <w:rPr>
          <w:rFonts w:ascii="Arial" w:hAnsi="Arial" w:cs="Arial"/>
          <w:sz w:val="20"/>
          <w:szCs w:val="20"/>
        </w:rPr>
        <w:t xml:space="preserve"> </w:t>
      </w:r>
      <w:r w:rsidRPr="003B2415">
        <w:rPr>
          <w:rFonts w:ascii="Arial" w:hAnsi="Arial" w:cs="Arial"/>
          <w:sz w:val="20"/>
          <w:szCs w:val="20"/>
        </w:rPr>
        <w:t xml:space="preserve">However, there is still a debate as to what extent and in which direction TUS </w:t>
      </w:r>
      <w:r w:rsidRPr="006A0173">
        <w:rPr>
          <w:rFonts w:ascii="Arial" w:hAnsi="Arial" w:cs="Arial"/>
          <w:sz w:val="20"/>
          <w:szCs w:val="20"/>
        </w:rPr>
        <w:t xml:space="preserve">shifts of the inhibition/excitation balance in the target location </w:t>
      </w:r>
      <w:r w:rsidR="000A21A5">
        <w:rPr>
          <w:rFonts w:ascii="Arial" w:hAnsi="Arial" w:cs="Arial"/>
          <w:sz w:val="20"/>
          <w:szCs w:val="20"/>
        </w:rPr>
        <w:fldChar w:fldCharType="begin">
          <w:fldData xml:space="preserve">PEVuZE5vdGU+PENpdGU+PEF1dGhvcj5EYXJtYW5pPC9BdXRob3I+PFllYXI+MjAyMjwvWWVhcj48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PEVuZE5vdGU+PENpdGU+PEF1dGhvcj5EYXJtYW5pPC9BdXRob3I+PFllYXI+MjAyMjwvWWVhcj48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0A21A5">
        <w:rPr>
          <w:rFonts w:ascii="Arial" w:hAnsi="Arial" w:cs="Arial"/>
          <w:sz w:val="20"/>
          <w:szCs w:val="20"/>
        </w:rPr>
      </w:r>
      <w:r w:rsidR="000A21A5">
        <w:rPr>
          <w:rFonts w:ascii="Arial" w:hAnsi="Arial" w:cs="Arial"/>
          <w:sz w:val="20"/>
          <w:szCs w:val="20"/>
        </w:rPr>
        <w:fldChar w:fldCharType="separate"/>
      </w:r>
      <w:r w:rsidR="00487CB6" w:rsidRPr="00487CB6">
        <w:rPr>
          <w:rFonts w:ascii="Arial" w:hAnsi="Arial" w:cs="Arial"/>
          <w:noProof/>
          <w:sz w:val="20"/>
          <w:szCs w:val="20"/>
          <w:vertAlign w:val="superscript"/>
        </w:rPr>
        <w:t>24</w:t>
      </w:r>
      <w:r w:rsidR="000A21A5">
        <w:rPr>
          <w:rFonts w:ascii="Arial" w:hAnsi="Arial" w:cs="Arial"/>
          <w:sz w:val="20"/>
          <w:szCs w:val="20"/>
        </w:rPr>
        <w:fldChar w:fldCharType="end"/>
      </w:r>
      <w:r w:rsidR="000E5BB4">
        <w:rPr>
          <w:rFonts w:ascii="Arial" w:hAnsi="Arial" w:cs="Arial"/>
          <w:sz w:val="20"/>
          <w:szCs w:val="20"/>
        </w:rPr>
        <w:t>.</w:t>
      </w:r>
      <w:r w:rsidRPr="006A0173">
        <w:rPr>
          <w:rFonts w:ascii="Arial" w:hAnsi="Arial" w:cs="Arial"/>
          <w:sz w:val="20"/>
          <w:szCs w:val="20"/>
        </w:rPr>
        <w:t xml:space="preserve"> In addition, no study has yet investigated the effect of </w:t>
      </w:r>
      <w:r w:rsidRPr="003B2415">
        <w:rPr>
          <w:rFonts w:ascii="Arial" w:hAnsi="Arial" w:cs="Arial"/>
          <w:sz w:val="20"/>
          <w:szCs w:val="20"/>
        </w:rPr>
        <w:t xml:space="preserve">TUS-mediated </w:t>
      </w:r>
      <w:proofErr w:type="spellStart"/>
      <w:r w:rsidRPr="003B2415">
        <w:rPr>
          <w:rFonts w:ascii="Arial" w:hAnsi="Arial" w:cs="Arial"/>
          <w:sz w:val="20"/>
          <w:szCs w:val="20"/>
        </w:rPr>
        <w:t>aMCC</w:t>
      </w:r>
      <w:proofErr w:type="spellEnd"/>
      <w:r w:rsidRPr="003B2415">
        <w:rPr>
          <w:rFonts w:ascii="Arial" w:hAnsi="Arial" w:cs="Arial"/>
          <w:sz w:val="20"/>
          <w:szCs w:val="20"/>
        </w:rPr>
        <w:t xml:space="preserve"> effects</w:t>
      </w:r>
      <w:r w:rsidRPr="006A0173">
        <w:rPr>
          <w:rFonts w:ascii="Arial" w:hAnsi="Arial" w:cs="Arial"/>
          <w:sz w:val="20"/>
          <w:szCs w:val="20"/>
        </w:rPr>
        <w:t xml:space="preserve"> on cognitive control functions. </w:t>
      </w:r>
      <w:r w:rsidRPr="003B2415">
        <w:rPr>
          <w:rFonts w:ascii="Arial" w:hAnsi="Arial" w:cs="Arial"/>
          <w:sz w:val="20"/>
          <w:szCs w:val="20"/>
        </w:rPr>
        <w:t xml:space="preserve">Here, we test whether TUS-mediated changes in neuroplasticity in the </w:t>
      </w:r>
      <w:proofErr w:type="spellStart"/>
      <w:r w:rsidRPr="003B2415">
        <w:rPr>
          <w:rFonts w:ascii="Arial" w:hAnsi="Arial" w:cs="Arial"/>
          <w:sz w:val="20"/>
          <w:szCs w:val="20"/>
        </w:rPr>
        <w:t>aMCC</w:t>
      </w:r>
      <w:proofErr w:type="spellEnd"/>
      <w:r w:rsidRPr="003B2415">
        <w:rPr>
          <w:rFonts w:ascii="Arial" w:hAnsi="Arial" w:cs="Arial"/>
          <w:sz w:val="20"/>
          <w:szCs w:val="20"/>
        </w:rPr>
        <w:t>, resemble behaviors predicted by our model when the inference process is computationally “manipulated”</w:t>
      </w:r>
      <w:r w:rsidR="000E73ED">
        <w:rPr>
          <w:rFonts w:ascii="Arial" w:hAnsi="Arial" w:cs="Arial"/>
          <w:sz w:val="20"/>
          <w:szCs w:val="20"/>
        </w:rPr>
        <w:t xml:space="preserve">. </w:t>
      </w:r>
      <w:r w:rsidRPr="003B2415">
        <w:rPr>
          <w:rFonts w:ascii="Arial" w:hAnsi="Arial" w:cs="Arial"/>
          <w:sz w:val="20"/>
          <w:szCs w:val="20"/>
        </w:rPr>
        <w:t xml:space="preserve">The Ullsperger lab has recently acquired a TUS system including </w:t>
      </w:r>
      <w:proofErr w:type="spellStart"/>
      <w:r w:rsidRPr="003B2415">
        <w:rPr>
          <w:rFonts w:ascii="Arial" w:hAnsi="Arial" w:cs="Arial"/>
          <w:sz w:val="20"/>
          <w:szCs w:val="20"/>
        </w:rPr>
        <w:t>neuronavigation</w:t>
      </w:r>
      <w:proofErr w:type="spellEnd"/>
      <w:r w:rsidR="00E15AE8">
        <w:rPr>
          <w:rFonts w:ascii="Arial" w:hAnsi="Arial" w:cs="Arial"/>
          <w:sz w:val="20"/>
          <w:szCs w:val="20"/>
        </w:rPr>
        <w:t xml:space="preserve"> </w:t>
      </w:r>
      <w:r w:rsidR="00354CD7">
        <w:rPr>
          <w:rFonts w:ascii="Arial" w:hAnsi="Arial" w:cs="Arial"/>
          <w:sz w:val="20"/>
          <w:szCs w:val="20"/>
        </w:rPr>
        <w:t>tools (</w:t>
      </w:r>
      <w:r w:rsidR="00354CD7" w:rsidRPr="00354CD7">
        <w:rPr>
          <w:rFonts w:ascii="Arial" w:hAnsi="Arial" w:cs="Arial"/>
          <w:sz w:val="20"/>
          <w:szCs w:val="20"/>
        </w:rPr>
        <w:t>used to create a virtual map of the brain</w:t>
      </w:r>
      <w:r w:rsidR="006B0049">
        <w:rPr>
          <w:rFonts w:ascii="Arial" w:hAnsi="Arial" w:cs="Arial"/>
          <w:sz w:val="20"/>
          <w:szCs w:val="20"/>
        </w:rPr>
        <w:t xml:space="preserve"> using </w:t>
      </w:r>
      <w:r w:rsidR="004437B0" w:rsidRPr="004437B0">
        <w:rPr>
          <w:rFonts w:ascii="Arial" w:hAnsi="Arial" w:cs="Arial"/>
          <w:sz w:val="20"/>
          <w:szCs w:val="20"/>
        </w:rPr>
        <w:t>T1-weighted MRI scans</w:t>
      </w:r>
      <w:r w:rsidR="00354CD7" w:rsidRPr="00354CD7">
        <w:rPr>
          <w:rFonts w:ascii="Arial" w:hAnsi="Arial" w:cs="Arial"/>
          <w:sz w:val="20"/>
          <w:szCs w:val="20"/>
        </w:rPr>
        <w:t xml:space="preserve">, allowing </w:t>
      </w:r>
      <w:del w:id="63" w:author="mattnassar@gmail.com" w:date="2024-11-10T15:04:00Z" w16du:dateUtc="2024-11-10T20:04:00Z">
        <w:r w:rsidR="00354CD7" w:rsidRPr="00354CD7" w:rsidDel="00D26ACC">
          <w:rPr>
            <w:rFonts w:ascii="Arial" w:hAnsi="Arial" w:cs="Arial"/>
            <w:sz w:val="20"/>
            <w:szCs w:val="20"/>
          </w:rPr>
          <w:delText>to accurately</w:delText>
        </w:r>
      </w:del>
      <w:ins w:id="64" w:author="mattnassar@gmail.com" w:date="2024-11-10T15:04:00Z" w16du:dateUtc="2024-11-10T20:04:00Z">
        <w:r w:rsidR="00D26ACC">
          <w:rPr>
            <w:rFonts w:ascii="Arial" w:hAnsi="Arial" w:cs="Arial"/>
            <w:sz w:val="20"/>
            <w:szCs w:val="20"/>
          </w:rPr>
          <w:t>accurate</w:t>
        </w:r>
      </w:ins>
      <w:r w:rsidR="00354CD7" w:rsidRPr="00354CD7">
        <w:rPr>
          <w:rFonts w:ascii="Arial" w:hAnsi="Arial" w:cs="Arial"/>
          <w:sz w:val="20"/>
          <w:szCs w:val="20"/>
        </w:rPr>
        <w:t xml:space="preserve"> </w:t>
      </w:r>
      <w:del w:id="65" w:author="mattnassar@gmail.com" w:date="2024-11-10T15:04:00Z" w16du:dateUtc="2024-11-10T20:04:00Z">
        <w:r w:rsidR="00354CD7" w:rsidRPr="00354CD7" w:rsidDel="00D26ACC">
          <w:rPr>
            <w:rFonts w:ascii="Arial" w:hAnsi="Arial" w:cs="Arial"/>
            <w:sz w:val="20"/>
            <w:szCs w:val="20"/>
          </w:rPr>
          <w:delText xml:space="preserve">locate </w:delText>
        </w:r>
      </w:del>
      <w:ins w:id="66" w:author="mattnassar@gmail.com" w:date="2024-11-10T15:04:00Z" w16du:dateUtc="2024-11-10T20:04:00Z">
        <w:r w:rsidR="00D26ACC">
          <w:rPr>
            <w:rFonts w:ascii="Arial" w:hAnsi="Arial" w:cs="Arial"/>
            <w:sz w:val="20"/>
            <w:szCs w:val="20"/>
          </w:rPr>
          <w:t>localization</w:t>
        </w:r>
        <w:r w:rsidR="00D26ACC" w:rsidRPr="00354CD7">
          <w:rPr>
            <w:rFonts w:ascii="Arial" w:hAnsi="Arial" w:cs="Arial"/>
            <w:sz w:val="20"/>
            <w:szCs w:val="20"/>
          </w:rPr>
          <w:t xml:space="preserve"> </w:t>
        </w:r>
      </w:ins>
      <w:r w:rsidR="00354CD7" w:rsidRPr="00354CD7">
        <w:rPr>
          <w:rFonts w:ascii="Arial" w:hAnsi="Arial" w:cs="Arial"/>
          <w:sz w:val="20"/>
          <w:szCs w:val="20"/>
        </w:rPr>
        <w:t xml:space="preserve">and </w:t>
      </w:r>
      <w:del w:id="67" w:author="mattnassar@gmail.com" w:date="2024-11-10T15:04:00Z" w16du:dateUtc="2024-11-10T20:04:00Z">
        <w:r w:rsidR="00354CD7" w:rsidRPr="00354CD7" w:rsidDel="00D26ACC">
          <w:rPr>
            <w:rFonts w:ascii="Arial" w:hAnsi="Arial" w:cs="Arial"/>
            <w:sz w:val="20"/>
            <w:szCs w:val="20"/>
          </w:rPr>
          <w:delText xml:space="preserve">target </w:delText>
        </w:r>
      </w:del>
      <w:ins w:id="68" w:author="mattnassar@gmail.com" w:date="2024-11-10T15:04:00Z" w16du:dateUtc="2024-11-10T20:04:00Z">
        <w:r w:rsidR="00D26ACC">
          <w:rPr>
            <w:rFonts w:ascii="Arial" w:hAnsi="Arial" w:cs="Arial"/>
            <w:sz w:val="20"/>
            <w:szCs w:val="20"/>
          </w:rPr>
          <w:t>targeting of</w:t>
        </w:r>
        <w:r w:rsidR="00D26ACC" w:rsidRPr="00354CD7">
          <w:rPr>
            <w:rFonts w:ascii="Arial" w:hAnsi="Arial" w:cs="Arial"/>
            <w:sz w:val="20"/>
            <w:szCs w:val="20"/>
          </w:rPr>
          <w:t xml:space="preserve"> </w:t>
        </w:r>
      </w:ins>
      <w:r w:rsidR="00354CD7" w:rsidRPr="00354CD7">
        <w:rPr>
          <w:rFonts w:ascii="Arial" w:hAnsi="Arial" w:cs="Arial"/>
          <w:sz w:val="20"/>
          <w:szCs w:val="20"/>
        </w:rPr>
        <w:t>specific brain regions</w:t>
      </w:r>
      <w:r w:rsidR="002405D1">
        <w:rPr>
          <w:rFonts w:ascii="Arial" w:hAnsi="Arial" w:cs="Arial"/>
          <w:sz w:val="20"/>
          <w:szCs w:val="20"/>
        </w:rPr>
        <w:t>)</w:t>
      </w:r>
      <w:r w:rsidR="0066552F">
        <w:rPr>
          <w:rFonts w:ascii="Arial" w:hAnsi="Arial" w:cs="Arial"/>
          <w:sz w:val="20"/>
          <w:szCs w:val="20"/>
        </w:rPr>
        <w:t>.</w:t>
      </w:r>
      <w:r w:rsidRPr="003B2415">
        <w:rPr>
          <w:rFonts w:ascii="Arial" w:hAnsi="Arial" w:cs="Arial"/>
          <w:sz w:val="20"/>
          <w:szCs w:val="20"/>
        </w:rPr>
        <w:t xml:space="preserve"> </w:t>
      </w:r>
      <w:r w:rsidR="000E6590">
        <w:rPr>
          <w:rFonts w:ascii="Arial" w:hAnsi="Arial" w:cs="Arial"/>
          <w:sz w:val="20"/>
          <w:szCs w:val="20"/>
        </w:rPr>
        <w:t xml:space="preserve">In one pilot study </w:t>
      </w:r>
      <w:r w:rsidR="00A21701">
        <w:rPr>
          <w:rFonts w:ascii="Arial" w:hAnsi="Arial" w:cs="Arial"/>
          <w:sz w:val="20"/>
          <w:szCs w:val="20"/>
        </w:rPr>
        <w:t xml:space="preserve">directly </w:t>
      </w:r>
      <w:r w:rsidR="000E6590">
        <w:rPr>
          <w:rFonts w:ascii="Arial" w:hAnsi="Arial" w:cs="Arial"/>
          <w:sz w:val="20"/>
          <w:szCs w:val="20"/>
        </w:rPr>
        <w:t>related to this proposal, we used</w:t>
      </w:r>
      <w:r w:rsidR="000E6590" w:rsidRPr="00976DE4">
        <w:rPr>
          <w:rFonts w:ascii="Arial" w:hAnsi="Arial" w:cs="Arial"/>
          <w:sz w:val="20"/>
          <w:szCs w:val="20"/>
        </w:rPr>
        <w:t xml:space="preserve"> </w:t>
      </w:r>
      <w:r w:rsidRPr="003B2415">
        <w:rPr>
          <w:rFonts w:ascii="Arial" w:hAnsi="Arial" w:cs="Arial"/>
          <w:sz w:val="20"/>
          <w:szCs w:val="20"/>
        </w:rPr>
        <w:t>a flanker task</w:t>
      </w:r>
      <w:r w:rsidR="009B4E43">
        <w:rPr>
          <w:rFonts w:ascii="Arial" w:hAnsi="Arial" w:cs="Arial"/>
          <w:sz w:val="20"/>
          <w:szCs w:val="20"/>
        </w:rPr>
        <w:t xml:space="preserve"> </w:t>
      </w:r>
      <w:r w:rsidR="005853BF">
        <w:rPr>
          <w:rFonts w:ascii="Arial" w:hAnsi="Arial" w:cs="Arial"/>
          <w:sz w:val="20"/>
          <w:szCs w:val="20"/>
        </w:rPr>
        <w:t xml:space="preserve">with the </w:t>
      </w:r>
      <w:r w:rsidR="005853BF" w:rsidRPr="4843042D">
        <w:rPr>
          <w:rFonts w:ascii="Arial" w:eastAsia="Calibri" w:hAnsi="Arial" w:cs="Arial"/>
          <w:color w:val="000000" w:themeColor="text1"/>
          <w:sz w:val="20"/>
          <w:szCs w:val="20"/>
          <w:lang w:eastAsia="en-GB" w:bidi="he-IL"/>
        </w:rPr>
        <w:t>same stimuli and trial structure</w:t>
      </w:r>
      <w:r w:rsidR="005853BF">
        <w:rPr>
          <w:rFonts w:ascii="Arial" w:eastAsia="Calibri" w:hAnsi="Arial" w:cs="Arial"/>
          <w:color w:val="000000" w:themeColor="text1"/>
          <w:sz w:val="20"/>
          <w:szCs w:val="20"/>
          <w:lang w:eastAsia="en-GB" w:bidi="he-IL"/>
        </w:rPr>
        <w:t xml:space="preserve"> as in </w:t>
      </w:r>
      <w:r w:rsidR="00E71EB9">
        <w:rPr>
          <w:rFonts w:ascii="Arial" w:eastAsia="Calibri" w:hAnsi="Arial" w:cs="Arial"/>
          <w:color w:val="000000" w:themeColor="text1"/>
          <w:sz w:val="20"/>
          <w:szCs w:val="20"/>
          <w:lang w:eastAsia="en-GB" w:bidi="he-IL"/>
        </w:rPr>
        <w:t>A</w:t>
      </w:r>
      <w:r w:rsidR="005853BF">
        <w:rPr>
          <w:rFonts w:ascii="Arial" w:eastAsia="Calibri" w:hAnsi="Arial" w:cs="Arial"/>
          <w:color w:val="000000" w:themeColor="text1"/>
          <w:sz w:val="20"/>
          <w:szCs w:val="20"/>
          <w:lang w:eastAsia="en-GB" w:bidi="he-IL"/>
        </w:rPr>
        <w:t>im1</w:t>
      </w:r>
      <w:r w:rsidR="005853BF" w:rsidRPr="4843042D">
        <w:rPr>
          <w:rFonts w:ascii="Arial" w:eastAsia="Calibri" w:hAnsi="Arial" w:cs="Arial"/>
          <w:color w:val="000000" w:themeColor="text1"/>
          <w:sz w:val="20"/>
          <w:szCs w:val="20"/>
          <w:lang w:eastAsia="en-GB" w:bidi="he-IL"/>
        </w:rPr>
        <w:t xml:space="preserve">, but </w:t>
      </w:r>
      <w:r w:rsidR="005853BF">
        <w:rPr>
          <w:rFonts w:ascii="Arial" w:eastAsia="Calibri" w:hAnsi="Arial" w:cs="Arial"/>
          <w:color w:val="000000" w:themeColor="text1"/>
          <w:sz w:val="20"/>
          <w:szCs w:val="20"/>
          <w:lang w:eastAsia="en-GB" w:bidi="he-IL"/>
        </w:rPr>
        <w:t>with</w:t>
      </w:r>
      <w:r w:rsidR="005853BF" w:rsidRPr="4843042D">
        <w:rPr>
          <w:rFonts w:ascii="Arial" w:eastAsia="Calibri" w:hAnsi="Arial" w:cs="Arial"/>
          <w:color w:val="000000" w:themeColor="text1"/>
          <w:sz w:val="20"/>
          <w:szCs w:val="20"/>
          <w:lang w:eastAsia="en-GB" w:bidi="he-IL"/>
        </w:rPr>
        <w:t xml:space="preserve"> a fixed inter-trial interval and flanker distance</w:t>
      </w:r>
      <w:r w:rsidR="000E6590">
        <w:rPr>
          <w:rFonts w:ascii="Arial" w:hAnsi="Arial" w:cs="Arial"/>
          <w:sz w:val="20"/>
          <w:szCs w:val="20"/>
        </w:rPr>
        <w:t>.</w:t>
      </w:r>
      <w:r w:rsidR="001E79A9">
        <w:rPr>
          <w:rFonts w:ascii="Arial" w:hAnsi="Arial" w:cs="Arial"/>
          <w:sz w:val="20"/>
          <w:szCs w:val="20"/>
        </w:rPr>
        <w:t xml:space="preserve"> For each participant, t</w:t>
      </w:r>
      <w:r w:rsidRPr="003B2415">
        <w:rPr>
          <w:rFonts w:ascii="Arial" w:hAnsi="Arial" w:cs="Arial"/>
          <w:sz w:val="20"/>
          <w:szCs w:val="20"/>
        </w:rPr>
        <w:t xml:space="preserve">he maximal error-related </w:t>
      </w:r>
      <w:r w:rsidR="001E79A9">
        <w:rPr>
          <w:rFonts w:ascii="Arial" w:hAnsi="Arial" w:cs="Arial"/>
          <w:sz w:val="20"/>
          <w:szCs w:val="20"/>
        </w:rPr>
        <w:t xml:space="preserve">fMRI </w:t>
      </w:r>
      <w:r w:rsidRPr="003B2415">
        <w:rPr>
          <w:rFonts w:ascii="Arial" w:hAnsi="Arial" w:cs="Arial"/>
          <w:sz w:val="20"/>
          <w:szCs w:val="20"/>
        </w:rPr>
        <w:t xml:space="preserve">activity within the </w:t>
      </w:r>
      <w:proofErr w:type="spellStart"/>
      <w:r w:rsidRPr="003B2415">
        <w:rPr>
          <w:rFonts w:ascii="Arial" w:hAnsi="Arial" w:cs="Arial"/>
          <w:sz w:val="20"/>
          <w:szCs w:val="20"/>
        </w:rPr>
        <w:t>aMCC</w:t>
      </w:r>
      <w:proofErr w:type="spellEnd"/>
      <w:r w:rsidRPr="003B2415">
        <w:rPr>
          <w:rFonts w:ascii="Arial" w:hAnsi="Arial" w:cs="Arial"/>
          <w:sz w:val="20"/>
          <w:szCs w:val="20"/>
        </w:rPr>
        <w:t xml:space="preserve"> was selected as the</w:t>
      </w:r>
      <w:r w:rsidR="001E79A9">
        <w:rPr>
          <w:rFonts w:ascii="Arial" w:hAnsi="Arial" w:cs="Arial"/>
          <w:sz w:val="20"/>
          <w:szCs w:val="20"/>
        </w:rPr>
        <w:t xml:space="preserve"> individual</w:t>
      </w:r>
      <w:r w:rsidRPr="003B2415">
        <w:rPr>
          <w:rFonts w:ascii="Arial" w:hAnsi="Arial" w:cs="Arial"/>
          <w:sz w:val="20"/>
          <w:szCs w:val="20"/>
        </w:rPr>
        <w:t xml:space="preserve"> target for TUS. </w:t>
      </w:r>
      <w:r w:rsidR="000D13AE">
        <w:rPr>
          <w:rFonts w:ascii="Arial" w:hAnsi="Arial" w:cs="Arial"/>
          <w:sz w:val="20"/>
          <w:szCs w:val="20"/>
        </w:rPr>
        <w:t>I</w:t>
      </w:r>
      <w:r w:rsidRPr="003B2415">
        <w:rPr>
          <w:rFonts w:ascii="Arial" w:hAnsi="Arial" w:cs="Arial"/>
          <w:sz w:val="20"/>
          <w:szCs w:val="20"/>
        </w:rPr>
        <w:t xml:space="preserve">ndividual </w:t>
      </w:r>
      <w:r w:rsidRPr="006A0173">
        <w:rPr>
          <w:rFonts w:ascii="Arial" w:hAnsi="Arial" w:cs="Arial"/>
          <w:sz w:val="20"/>
          <w:szCs w:val="20"/>
        </w:rPr>
        <w:t>MRI-based skull models</w:t>
      </w:r>
      <w:r w:rsidR="000D13AE">
        <w:rPr>
          <w:rFonts w:ascii="Arial" w:hAnsi="Arial" w:cs="Arial"/>
          <w:sz w:val="20"/>
          <w:szCs w:val="20"/>
        </w:rPr>
        <w:t xml:space="preserve"> served </w:t>
      </w:r>
      <w:del w:id="69" w:author="mattnassar@gmail.com" w:date="2024-11-10T15:05:00Z" w16du:dateUtc="2024-11-10T20:05:00Z">
        <w:r w:rsidR="000D13AE" w:rsidDel="00D26ACC">
          <w:rPr>
            <w:rFonts w:ascii="Arial" w:hAnsi="Arial" w:cs="Arial"/>
            <w:sz w:val="20"/>
            <w:szCs w:val="20"/>
          </w:rPr>
          <w:delText>determining</w:delText>
        </w:r>
        <w:r w:rsidR="000D13AE" w:rsidRPr="006A0173" w:rsidDel="00D26ACC">
          <w:rPr>
            <w:rFonts w:ascii="Arial" w:hAnsi="Arial" w:cs="Arial"/>
            <w:sz w:val="20"/>
            <w:szCs w:val="20"/>
          </w:rPr>
          <w:delText xml:space="preserve"> </w:delText>
        </w:r>
      </w:del>
      <w:ins w:id="70" w:author="mattnassar@gmail.com" w:date="2024-11-10T15:05:00Z" w16du:dateUtc="2024-11-10T20:05:00Z">
        <w:r w:rsidR="00D26ACC">
          <w:rPr>
            <w:rFonts w:ascii="Arial" w:hAnsi="Arial" w:cs="Arial"/>
            <w:sz w:val="20"/>
            <w:szCs w:val="20"/>
          </w:rPr>
          <w:t>to determine</w:t>
        </w:r>
        <w:r w:rsidR="00D26ACC" w:rsidRPr="006A0173">
          <w:rPr>
            <w:rFonts w:ascii="Arial" w:hAnsi="Arial" w:cs="Arial"/>
            <w:sz w:val="20"/>
            <w:szCs w:val="20"/>
          </w:rPr>
          <w:t xml:space="preserve"> </w:t>
        </w:r>
      </w:ins>
      <w:r w:rsidRPr="006A0173">
        <w:rPr>
          <w:rFonts w:ascii="Arial" w:hAnsi="Arial" w:cs="Arial"/>
          <w:sz w:val="20"/>
          <w:szCs w:val="20"/>
        </w:rPr>
        <w:t xml:space="preserve">the parameters for sonication. </w:t>
      </w:r>
      <w:ins w:id="71" w:author="mattnassar@gmail.com" w:date="2024-11-10T15:06:00Z" w16du:dateUtc="2024-11-10T20:06:00Z">
        <w:r w:rsidR="00D26ACC" w:rsidRPr="006A0173">
          <w:rPr>
            <w:rFonts w:ascii="Arial" w:hAnsi="Arial" w:cs="Arial"/>
            <w:sz w:val="20"/>
            <w:szCs w:val="20"/>
          </w:rPr>
          <w:t xml:space="preserve">Directly after </w:t>
        </w:r>
        <w:r w:rsidR="00D26ACC">
          <w:rPr>
            <w:rFonts w:ascii="Arial" w:hAnsi="Arial" w:cs="Arial"/>
            <w:sz w:val="20"/>
            <w:szCs w:val="20"/>
          </w:rPr>
          <w:t xml:space="preserve">either a sham stimulation or </w:t>
        </w:r>
        <w:r w:rsidR="00D26ACC" w:rsidRPr="006A0173">
          <w:rPr>
            <w:rFonts w:ascii="Arial" w:hAnsi="Arial" w:cs="Arial"/>
            <w:sz w:val="20"/>
            <w:szCs w:val="20"/>
          </w:rPr>
          <w:t xml:space="preserve">TUS of </w:t>
        </w:r>
        <w:proofErr w:type="spellStart"/>
        <w:r w:rsidR="00D26ACC" w:rsidRPr="006A0173">
          <w:rPr>
            <w:rFonts w:ascii="Arial" w:hAnsi="Arial" w:cs="Arial"/>
            <w:sz w:val="20"/>
            <w:szCs w:val="20"/>
          </w:rPr>
          <w:t>aMCC</w:t>
        </w:r>
        <w:proofErr w:type="spellEnd"/>
        <w:r w:rsidR="00D26ACC" w:rsidRPr="006A0173">
          <w:rPr>
            <w:rFonts w:ascii="Arial" w:hAnsi="Arial" w:cs="Arial"/>
            <w:sz w:val="20"/>
            <w:szCs w:val="20"/>
          </w:rPr>
          <w:t xml:space="preserve">, an active control region in the posterior cingulate cortex </w:t>
        </w:r>
        <w:r w:rsidR="00D26ACC" w:rsidRPr="006A0173">
          <w:rPr>
            <w:rFonts w:ascii="Arial" w:hAnsi="Arial" w:cs="Arial"/>
            <w:sz w:val="20"/>
            <w:szCs w:val="20"/>
          </w:rPr>
          <w:lastRenderedPageBreak/>
          <w:t>(PCC), participants performed the flanker task again. Via acoustic measurements and simulations, we were able validate that we effectively and safely target</w:t>
        </w:r>
        <w:r w:rsidR="00D26ACC">
          <w:rPr>
            <w:rFonts w:ascii="Arial" w:hAnsi="Arial" w:cs="Arial"/>
            <w:sz w:val="20"/>
            <w:szCs w:val="20"/>
          </w:rPr>
          <w:t>ed</w:t>
        </w:r>
        <w:r w:rsidR="00D26ACC" w:rsidRPr="006A0173">
          <w:rPr>
            <w:rFonts w:ascii="Arial" w:hAnsi="Arial" w:cs="Arial"/>
            <w:sz w:val="20"/>
            <w:szCs w:val="20"/>
          </w:rPr>
          <w:t xml:space="preserve"> </w:t>
        </w:r>
        <w:r w:rsidR="00D26ACC">
          <w:rPr>
            <w:rFonts w:ascii="Arial" w:hAnsi="Arial" w:cs="Arial"/>
            <w:sz w:val="20"/>
            <w:szCs w:val="20"/>
          </w:rPr>
          <w:t>this</w:t>
        </w:r>
        <w:r w:rsidR="00D26ACC" w:rsidRPr="006A0173">
          <w:rPr>
            <w:rFonts w:ascii="Arial" w:hAnsi="Arial" w:cs="Arial"/>
            <w:sz w:val="20"/>
            <w:szCs w:val="20"/>
          </w:rPr>
          <w:t xml:space="preserve"> deep cortical region</w:t>
        </w:r>
        <w:r w:rsidR="00D26ACC" w:rsidRPr="006A0173" w:rsidDel="00D26ACC">
          <w:rPr>
            <w:rFonts w:ascii="Arial" w:hAnsi="Arial" w:cs="Arial"/>
            <w:sz w:val="20"/>
            <w:szCs w:val="20"/>
          </w:rPr>
          <w:t xml:space="preserve"> </w:t>
        </w:r>
      </w:ins>
      <w:del w:id="72" w:author="mattnassar@gmail.com" w:date="2024-11-10T15:06:00Z" w16du:dateUtc="2024-11-10T20:06:00Z">
        <w:r w:rsidRPr="006A0173" w:rsidDel="00D26ACC">
          <w:rPr>
            <w:rFonts w:ascii="Arial" w:hAnsi="Arial" w:cs="Arial"/>
            <w:sz w:val="20"/>
            <w:szCs w:val="20"/>
          </w:rPr>
          <w:delText xml:space="preserve">Directly after TUS of aMCC, an active control region in the posterior cingulate cortex (PCC), or sham stimulation, respectively, participants performed the flanker task again. Via acoustic measurements and simulations, we were able validate that we effectively and safely target both deep cortical regions </w:delText>
        </w:r>
      </w:del>
      <w:r w:rsidRPr="006A0173">
        <w:rPr>
          <w:rFonts w:ascii="Arial" w:hAnsi="Arial" w:cs="Arial"/>
          <w:sz w:val="20"/>
          <w:szCs w:val="20"/>
        </w:rPr>
        <w:t>(Fig</w:t>
      </w:r>
      <w:r w:rsidRPr="004809EE">
        <w:rPr>
          <w:rFonts w:ascii="Arial" w:hAnsi="Arial" w:cs="Arial"/>
          <w:sz w:val="20"/>
          <w:szCs w:val="20"/>
        </w:rPr>
        <w:t xml:space="preserve">. </w:t>
      </w:r>
      <w:r w:rsidR="003637D3">
        <w:rPr>
          <w:rFonts w:ascii="Arial" w:hAnsi="Arial" w:cs="Arial"/>
          <w:sz w:val="20"/>
          <w:szCs w:val="20"/>
        </w:rPr>
        <w:t>7</w:t>
      </w:r>
      <w:r w:rsidRPr="004809EE">
        <w:rPr>
          <w:rFonts w:ascii="Arial" w:hAnsi="Arial" w:cs="Arial"/>
          <w:sz w:val="20"/>
          <w:szCs w:val="20"/>
        </w:rPr>
        <w:t>).</w:t>
      </w:r>
      <w:r w:rsidRPr="006A0173">
        <w:rPr>
          <w:rFonts w:ascii="Arial" w:hAnsi="Arial" w:cs="Arial"/>
          <w:sz w:val="20"/>
          <w:szCs w:val="20"/>
        </w:rPr>
        <w:t xml:space="preserve"> </w:t>
      </w:r>
      <w:r w:rsidR="00323FF9" w:rsidRPr="007111C7">
        <w:rPr>
          <w:rFonts w:ascii="Arial" w:hAnsi="Arial" w:cs="Arial"/>
          <w:sz w:val="20"/>
          <w:szCs w:val="20"/>
        </w:rPr>
        <w:t>Preliminary</w:t>
      </w:r>
      <w:r w:rsidR="000E6590" w:rsidRPr="007111C7">
        <w:rPr>
          <w:rFonts w:ascii="Arial" w:hAnsi="Arial" w:cs="Arial"/>
          <w:sz w:val="20"/>
          <w:szCs w:val="20"/>
        </w:rPr>
        <w:t xml:space="preserve"> data (n=</w:t>
      </w:r>
      <w:r w:rsidR="000E6590" w:rsidRPr="007111C7" w:rsidDel="00207BAA">
        <w:rPr>
          <w:rFonts w:ascii="Arial" w:hAnsi="Arial" w:cs="Arial"/>
          <w:sz w:val="20"/>
          <w:szCs w:val="20"/>
        </w:rPr>
        <w:t>1</w:t>
      </w:r>
      <w:r w:rsidR="00207BAA">
        <w:rPr>
          <w:rFonts w:ascii="Arial" w:hAnsi="Arial" w:cs="Arial"/>
          <w:sz w:val="20"/>
          <w:szCs w:val="20"/>
        </w:rPr>
        <w:t>9</w:t>
      </w:r>
      <w:r w:rsidR="000E6590" w:rsidRPr="007111C7">
        <w:rPr>
          <w:rFonts w:ascii="Arial" w:hAnsi="Arial" w:cs="Arial"/>
          <w:sz w:val="20"/>
          <w:szCs w:val="20"/>
        </w:rPr>
        <w:t>)</w:t>
      </w:r>
      <w:r w:rsidR="00323FF9" w:rsidRPr="007111C7">
        <w:rPr>
          <w:rFonts w:ascii="Arial" w:hAnsi="Arial" w:cs="Arial"/>
          <w:sz w:val="20"/>
          <w:szCs w:val="20"/>
        </w:rPr>
        <w:t xml:space="preserve"> </w:t>
      </w:r>
      <w:r w:rsidR="002C2D6A">
        <w:rPr>
          <w:rFonts w:ascii="Arial" w:hAnsi="Arial" w:cs="Arial"/>
          <w:sz w:val="20"/>
          <w:szCs w:val="20"/>
        </w:rPr>
        <w:t xml:space="preserve">shows </w:t>
      </w:r>
      <w:r w:rsidR="00323FF9" w:rsidRPr="007111C7">
        <w:rPr>
          <w:rFonts w:ascii="Arial" w:hAnsi="Arial" w:cs="Arial"/>
          <w:sz w:val="20"/>
          <w:szCs w:val="20"/>
        </w:rPr>
        <w:t xml:space="preserve">that TUS over </w:t>
      </w:r>
      <w:proofErr w:type="spellStart"/>
      <w:r w:rsidR="00323FF9" w:rsidRPr="007111C7">
        <w:rPr>
          <w:rFonts w:ascii="Arial" w:hAnsi="Arial" w:cs="Arial"/>
          <w:sz w:val="20"/>
          <w:szCs w:val="20"/>
        </w:rPr>
        <w:t>aMCC</w:t>
      </w:r>
      <w:proofErr w:type="spellEnd"/>
      <w:r w:rsidR="00323FF9" w:rsidRPr="007111C7">
        <w:rPr>
          <w:rFonts w:ascii="Arial" w:hAnsi="Arial" w:cs="Arial"/>
          <w:sz w:val="20"/>
          <w:szCs w:val="20"/>
        </w:rPr>
        <w:t xml:space="preserve"> significantly increased accuracy compared to sham. </w:t>
      </w:r>
      <w:r w:rsidR="00342E32" w:rsidRPr="007111C7">
        <w:rPr>
          <w:rFonts w:ascii="Arial" w:hAnsi="Arial" w:cs="Arial"/>
          <w:sz w:val="20"/>
          <w:szCs w:val="20"/>
          <w:lang w:val="en-GB"/>
        </w:rPr>
        <w:t>Th</w:t>
      </w:r>
      <w:r w:rsidR="00903DFB">
        <w:rPr>
          <w:rFonts w:ascii="Arial" w:hAnsi="Arial" w:cs="Arial"/>
          <w:sz w:val="20"/>
          <w:szCs w:val="20"/>
          <w:lang w:val="en-GB"/>
        </w:rPr>
        <w:t xml:space="preserve">ese </w:t>
      </w:r>
      <w:r w:rsidR="00342E32" w:rsidRPr="007111C7">
        <w:rPr>
          <w:rFonts w:ascii="Arial" w:hAnsi="Arial" w:cs="Arial"/>
          <w:sz w:val="20"/>
          <w:szCs w:val="20"/>
          <w:lang w:val="en-GB"/>
        </w:rPr>
        <w:t xml:space="preserve">preliminary </w:t>
      </w:r>
      <w:r w:rsidR="00903DFB">
        <w:rPr>
          <w:rFonts w:ascii="Arial" w:hAnsi="Arial" w:cs="Arial"/>
          <w:sz w:val="20"/>
          <w:szCs w:val="20"/>
          <w:lang w:val="en-GB"/>
        </w:rPr>
        <w:t>findings</w:t>
      </w:r>
      <w:r w:rsidR="00342E32" w:rsidRPr="007111C7">
        <w:rPr>
          <w:rFonts w:ascii="Arial" w:hAnsi="Arial" w:cs="Arial"/>
          <w:sz w:val="20"/>
          <w:szCs w:val="20"/>
          <w:lang w:val="en-GB"/>
        </w:rPr>
        <w:t xml:space="preserve"> </w:t>
      </w:r>
      <w:r w:rsidR="00903DFB">
        <w:rPr>
          <w:rFonts w:ascii="Arial" w:hAnsi="Arial" w:cs="Arial"/>
          <w:sz w:val="20"/>
          <w:szCs w:val="20"/>
          <w:lang w:val="en-GB"/>
        </w:rPr>
        <w:t>are</w:t>
      </w:r>
      <w:r w:rsidR="00342E32" w:rsidRPr="007111C7">
        <w:rPr>
          <w:rFonts w:ascii="Arial" w:hAnsi="Arial" w:cs="Arial"/>
          <w:sz w:val="20"/>
          <w:szCs w:val="20"/>
          <w:lang w:val="en-GB"/>
        </w:rPr>
        <w:t xml:space="preserve"> consistent with </w:t>
      </w:r>
      <w:proofErr w:type="spellStart"/>
      <w:r w:rsidR="00342E32" w:rsidRPr="007111C7">
        <w:rPr>
          <w:rFonts w:ascii="Arial" w:hAnsi="Arial" w:cs="Arial"/>
          <w:sz w:val="20"/>
          <w:szCs w:val="20"/>
          <w:lang w:val="en-GB"/>
        </w:rPr>
        <w:t>aMCC</w:t>
      </w:r>
      <w:proofErr w:type="spellEnd"/>
      <w:r w:rsidR="00342E32" w:rsidRPr="007111C7">
        <w:rPr>
          <w:rFonts w:ascii="Arial" w:hAnsi="Arial" w:cs="Arial"/>
          <w:sz w:val="20"/>
          <w:szCs w:val="20"/>
          <w:lang w:val="en-GB"/>
        </w:rPr>
        <w:t xml:space="preserve"> playing a role in implementing control and TUS having an activating influence on</w:t>
      </w:r>
      <w:r w:rsidR="009371D3">
        <w:rPr>
          <w:rFonts w:ascii="Arial" w:hAnsi="Arial" w:cs="Arial"/>
          <w:sz w:val="20"/>
          <w:szCs w:val="20"/>
          <w:lang w:val="en-GB"/>
        </w:rPr>
        <w:t xml:space="preserve"> it.</w:t>
      </w:r>
      <w:r w:rsidR="00342E32" w:rsidRPr="004A20DD" w:rsidDel="009371D3">
        <w:rPr>
          <w:rFonts w:ascii="Arial" w:hAnsi="Arial" w:cs="Arial"/>
          <w:sz w:val="20"/>
          <w:szCs w:val="20"/>
        </w:rPr>
        <w:t xml:space="preserve"> </w:t>
      </w:r>
    </w:p>
    <w:p w14:paraId="78DDA7EA" w14:textId="77777777" w:rsidR="00C6105B" w:rsidRPr="006A0173" w:rsidRDefault="00C6105B" w:rsidP="00D5030A">
      <w:pPr>
        <w:jc w:val="both"/>
        <w:rPr>
          <w:rFonts w:ascii="Arial" w:hAnsi="Arial" w:cs="Arial"/>
          <w:sz w:val="12"/>
          <w:szCs w:val="12"/>
        </w:rPr>
      </w:pPr>
    </w:p>
    <w:p w14:paraId="6A7FAECC" w14:textId="763F42DB" w:rsidR="00C6105B" w:rsidRPr="006A0173" w:rsidRDefault="00D5030A" w:rsidP="00D5030A">
      <w:pPr>
        <w:jc w:val="both"/>
        <w:rPr>
          <w:rFonts w:ascii="Arial" w:hAnsi="Arial" w:cs="Arial"/>
          <w:sz w:val="20"/>
          <w:szCs w:val="20"/>
        </w:rPr>
      </w:pPr>
      <w:r>
        <w:rPr>
          <w:rFonts w:ascii="Arial" w:hAnsi="Arial" w:cs="Arial"/>
          <w:noProof/>
          <w:sz w:val="20"/>
          <w:szCs w:val="20"/>
        </w:rPr>
        <w:drawing>
          <wp:anchor distT="0" distB="0" distL="114300" distR="114300" simplePos="0" relativeHeight="251658263" behindDoc="1" locked="0" layoutInCell="1" allowOverlap="1" wp14:anchorId="0E8A64CD" wp14:editId="0E2BCC76">
            <wp:simplePos x="0" y="0"/>
            <wp:positionH relativeFrom="column">
              <wp:posOffset>3975100</wp:posOffset>
            </wp:positionH>
            <wp:positionV relativeFrom="paragraph">
              <wp:posOffset>2164080</wp:posOffset>
            </wp:positionV>
            <wp:extent cx="1945640" cy="2647950"/>
            <wp:effectExtent l="0" t="0" r="0" b="6350"/>
            <wp:wrapTight wrapText="bothSides">
              <wp:wrapPolygon edited="0">
                <wp:start x="0" y="0"/>
                <wp:lineTo x="0" y="21548"/>
                <wp:lineTo x="21431" y="21548"/>
                <wp:lineTo x="21431" y="0"/>
                <wp:lineTo x="0" y="0"/>
              </wp:wrapPolygon>
            </wp:wrapTight>
            <wp:docPr id="870020948" name="Picture 16" descr="A collage of images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3189" name="Picture 16" descr="A collage of images of a brai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5640" cy="2647950"/>
                    </a:xfrm>
                    <a:prstGeom prst="rect">
                      <a:avLst/>
                    </a:prstGeom>
                  </pic:spPr>
                </pic:pic>
              </a:graphicData>
            </a:graphic>
            <wp14:sizeRelH relativeFrom="page">
              <wp14:pctWidth>0</wp14:pctWidth>
            </wp14:sizeRelH>
            <wp14:sizeRelV relativeFrom="page">
              <wp14:pctHeight>0</wp14:pctHeight>
            </wp14:sizeRelV>
          </wp:anchor>
        </w:drawing>
      </w:r>
      <w:r w:rsidR="4D9C5730" w:rsidRPr="4D9C5730">
        <w:rPr>
          <w:rFonts w:ascii="Arial" w:hAnsi="Arial" w:cs="Arial"/>
          <w:sz w:val="20"/>
          <w:szCs w:val="20"/>
        </w:rPr>
        <w:t xml:space="preserve">We will </w:t>
      </w:r>
      <w:r w:rsidR="08935D99" w:rsidRPr="003B2415">
        <w:rPr>
          <w:rFonts w:ascii="Arial" w:hAnsi="Arial" w:cs="Arial"/>
          <w:sz w:val="20"/>
          <w:szCs w:val="20"/>
        </w:rPr>
        <w:t xml:space="preserve">generate testable predictions </w:t>
      </w:r>
      <w:r w:rsidR="4D9C5730" w:rsidRPr="4D9C5730">
        <w:rPr>
          <w:rFonts w:ascii="Arial" w:hAnsi="Arial" w:cs="Arial"/>
          <w:sz w:val="20"/>
          <w:szCs w:val="20"/>
        </w:rPr>
        <w:t xml:space="preserve">for TUS using </w:t>
      </w:r>
      <w:r w:rsidR="08935D99" w:rsidRPr="003B2415">
        <w:rPr>
          <w:rFonts w:ascii="Arial" w:hAnsi="Arial" w:cs="Arial"/>
          <w:sz w:val="20"/>
          <w:szCs w:val="20"/>
        </w:rPr>
        <w:t xml:space="preserve">our </w:t>
      </w:r>
      <w:r w:rsidR="4D9C5730" w:rsidRPr="4D9C5730">
        <w:rPr>
          <w:rFonts w:ascii="Arial" w:hAnsi="Arial" w:cs="Arial"/>
          <w:sz w:val="20"/>
          <w:szCs w:val="20"/>
        </w:rPr>
        <w:t xml:space="preserve">set of </w:t>
      </w:r>
      <w:r w:rsidR="08935D99" w:rsidRPr="003B2415">
        <w:rPr>
          <w:rFonts w:ascii="Arial" w:hAnsi="Arial" w:cs="Arial"/>
          <w:sz w:val="20"/>
          <w:szCs w:val="20"/>
        </w:rPr>
        <w:t>trained RNN models</w:t>
      </w:r>
      <w:r w:rsidR="004B7111">
        <w:rPr>
          <w:rFonts w:ascii="Arial" w:hAnsi="Arial" w:cs="Arial"/>
          <w:sz w:val="20"/>
          <w:szCs w:val="20"/>
        </w:rPr>
        <w:t xml:space="preserve"> on the flanker task</w:t>
      </w:r>
      <w:r w:rsidR="08935D99" w:rsidRPr="003B2415">
        <w:rPr>
          <w:rFonts w:ascii="Arial" w:hAnsi="Arial" w:cs="Arial"/>
          <w:sz w:val="20"/>
          <w:szCs w:val="20"/>
        </w:rPr>
        <w:t xml:space="preserve">. As described above, we propose that inference over embedding unit activations can provide a task-general account of cognitive control. Thus, reducing the degree to which embedding units are adjusted according to gradients on each timestep provides a way to turn predicted control dynamics up or down. </w:t>
      </w:r>
      <w:r w:rsidR="08935D99" w:rsidRPr="006A0173">
        <w:rPr>
          <w:rFonts w:ascii="Arial" w:hAnsi="Arial" w:cs="Arial"/>
          <w:sz w:val="20"/>
          <w:szCs w:val="20"/>
        </w:rPr>
        <w:t xml:space="preserve">Intuitively, a slower rate </w:t>
      </w:r>
      <w:r w:rsidR="4D9C5730" w:rsidRPr="006A0173">
        <w:rPr>
          <w:rFonts w:ascii="Arial" w:hAnsi="Arial" w:cs="Arial"/>
          <w:sz w:val="20"/>
          <w:szCs w:val="20"/>
        </w:rPr>
        <w:t>favors</w:t>
      </w:r>
      <w:r w:rsidR="08935D99" w:rsidRPr="006A0173">
        <w:rPr>
          <w:rFonts w:ascii="Arial" w:hAnsi="Arial" w:cs="Arial"/>
          <w:sz w:val="20"/>
          <w:szCs w:val="20"/>
        </w:rPr>
        <w:t xml:space="preserve"> stable embedding </w:t>
      </w:r>
      <w:proofErr w:type="gramStart"/>
      <w:r w:rsidR="08935D99" w:rsidRPr="006A0173">
        <w:rPr>
          <w:rFonts w:ascii="Arial" w:hAnsi="Arial" w:cs="Arial"/>
          <w:sz w:val="20"/>
          <w:szCs w:val="20"/>
        </w:rPr>
        <w:t>units</w:t>
      </w:r>
      <w:proofErr w:type="gramEnd"/>
      <w:r w:rsidR="08935D99" w:rsidRPr="006A0173">
        <w:rPr>
          <w:rFonts w:ascii="Arial" w:hAnsi="Arial" w:cs="Arial"/>
          <w:sz w:val="20"/>
          <w:szCs w:val="20"/>
        </w:rPr>
        <w:t xml:space="preserve"> activity that is integrated from several recent trials, whereas a high update rate, </w:t>
      </w:r>
      <w:r w:rsidR="4D9C5730" w:rsidRPr="006A0173">
        <w:rPr>
          <w:rFonts w:ascii="Arial" w:hAnsi="Arial" w:cs="Arial"/>
          <w:sz w:val="20"/>
          <w:szCs w:val="20"/>
        </w:rPr>
        <w:t>favors</w:t>
      </w:r>
      <w:r w:rsidR="08935D99" w:rsidRPr="006A0173">
        <w:rPr>
          <w:rFonts w:ascii="Arial" w:hAnsi="Arial" w:cs="Arial"/>
          <w:sz w:val="20"/>
          <w:szCs w:val="20"/>
        </w:rPr>
        <w:t xml:space="preserve"> rapid adaptation to trial demands.</w:t>
      </w:r>
      <w:r w:rsidR="08935D99" w:rsidRPr="003B2415">
        <w:rPr>
          <w:rFonts w:ascii="Arial" w:hAnsi="Arial" w:cs="Arial"/>
          <w:sz w:val="20"/>
          <w:szCs w:val="20"/>
        </w:rPr>
        <w:t xml:space="preserve"> However, we will also consider other possible perturbations of the model, that might also be consistent with our overarching hypothesis</w:t>
      </w:r>
      <w:r w:rsidR="00851025" w:rsidRPr="08935D99">
        <w:rPr>
          <w:rFonts w:ascii="Arial" w:hAnsi="Arial" w:cs="Arial"/>
          <w:sz w:val="20"/>
          <w:szCs w:val="20"/>
        </w:rPr>
        <w:t xml:space="preserve"> but</w:t>
      </w:r>
      <w:r w:rsidR="08935D99" w:rsidRPr="003B2415">
        <w:rPr>
          <w:rFonts w:ascii="Arial" w:hAnsi="Arial" w:cs="Arial"/>
          <w:sz w:val="20"/>
          <w:szCs w:val="20"/>
        </w:rPr>
        <w:t xml:space="preserve"> would reflect slightly different roles of the </w:t>
      </w:r>
      <w:proofErr w:type="spellStart"/>
      <w:r w:rsidR="08935D99" w:rsidRPr="003B2415">
        <w:rPr>
          <w:rFonts w:ascii="Arial" w:hAnsi="Arial" w:cs="Arial"/>
          <w:sz w:val="20"/>
          <w:szCs w:val="20"/>
        </w:rPr>
        <w:t>aMCC</w:t>
      </w:r>
      <w:proofErr w:type="spellEnd"/>
      <w:r w:rsidR="08935D99" w:rsidRPr="003B2415">
        <w:rPr>
          <w:rFonts w:ascii="Arial" w:hAnsi="Arial" w:cs="Arial"/>
          <w:sz w:val="20"/>
          <w:szCs w:val="20"/>
        </w:rPr>
        <w:t>. First, we will consider deviations from optimal adjustments that directly follow gradients</w:t>
      </w:r>
      <w:r w:rsidR="4D9C5730" w:rsidRPr="4D9C5730">
        <w:rPr>
          <w:rFonts w:ascii="Arial" w:hAnsi="Arial" w:cs="Arial"/>
          <w:sz w:val="20"/>
          <w:szCs w:val="20"/>
        </w:rPr>
        <w:t>. Specifically, we will</w:t>
      </w:r>
      <w:r w:rsidR="08935D99" w:rsidRPr="003B2415">
        <w:rPr>
          <w:rFonts w:ascii="Arial" w:hAnsi="Arial" w:cs="Arial"/>
          <w:sz w:val="20"/>
          <w:szCs w:val="20"/>
        </w:rPr>
        <w:t xml:space="preserve"> consider the possibility that updates to the embedding units include multivariate noise that can be either increased or decreased to simulate possible effects of our manipulation. In this case, the perturbation of the model would not affect the overall amplitude control adjustments, but instead, their precision. Next, we will consider a multiplicative scaling of the overall magnitude of embedding activations. </w:t>
      </w:r>
      <w:r w:rsidR="08935D99" w:rsidRPr="006A0173">
        <w:rPr>
          <w:rFonts w:ascii="Arial" w:hAnsi="Arial" w:cs="Arial"/>
          <w:sz w:val="20"/>
          <w:szCs w:val="20"/>
        </w:rPr>
        <w:t xml:space="preserve">This probes the default RNN </w:t>
      </w:r>
      <w:proofErr w:type="spellStart"/>
      <w:r w:rsidR="08935D99" w:rsidRPr="006A0173">
        <w:rPr>
          <w:rFonts w:ascii="Arial" w:hAnsi="Arial" w:cs="Arial"/>
          <w:sz w:val="20"/>
          <w:szCs w:val="20"/>
        </w:rPr>
        <w:t>behaviour</w:t>
      </w:r>
      <w:proofErr w:type="spellEnd"/>
      <w:r w:rsidR="08935D99" w:rsidRPr="006A0173">
        <w:rPr>
          <w:rFonts w:ascii="Arial" w:hAnsi="Arial" w:cs="Arial"/>
          <w:sz w:val="20"/>
          <w:szCs w:val="20"/>
        </w:rPr>
        <w:t xml:space="preserve"> without control on one end, or strong control which also introduces rigidity in the embedding space as the gradient-based updates or feedback would require many updates to switch the embedding activity to match changes in task demands.</w:t>
      </w:r>
    </w:p>
    <w:p w14:paraId="3F61AC70" w14:textId="36926E31" w:rsidR="00C6105B" w:rsidRPr="006A0173" w:rsidRDefault="00C6105B" w:rsidP="00D5030A">
      <w:pPr>
        <w:jc w:val="both"/>
        <w:rPr>
          <w:rFonts w:ascii="Arial" w:hAnsi="Arial" w:cs="Arial"/>
          <w:sz w:val="12"/>
          <w:szCs w:val="12"/>
        </w:rPr>
      </w:pPr>
    </w:p>
    <w:p w14:paraId="212126D9" w14:textId="714955B1" w:rsidR="00C6105B" w:rsidRPr="003B2415" w:rsidRDefault="00D5030A" w:rsidP="00D5030A">
      <w:pPr>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8262" behindDoc="0" locked="0" layoutInCell="1" allowOverlap="1" wp14:anchorId="03BFB979" wp14:editId="039BE1A3">
                <wp:simplePos x="0" y="0"/>
                <wp:positionH relativeFrom="column">
                  <wp:posOffset>3975293</wp:posOffset>
                </wp:positionH>
                <wp:positionV relativeFrom="paragraph">
                  <wp:posOffset>2451459</wp:posOffset>
                </wp:positionV>
                <wp:extent cx="1877060" cy="1635760"/>
                <wp:effectExtent l="0" t="0" r="2540" b="2540"/>
                <wp:wrapTight wrapText="bothSides">
                  <wp:wrapPolygon edited="0">
                    <wp:start x="0" y="0"/>
                    <wp:lineTo x="0" y="21466"/>
                    <wp:lineTo x="21483" y="21466"/>
                    <wp:lineTo x="21483" y="0"/>
                    <wp:lineTo x="0" y="0"/>
                  </wp:wrapPolygon>
                </wp:wrapTight>
                <wp:docPr id="779067854" name="Text Box 5"/>
                <wp:cNvGraphicFramePr/>
                <a:graphic xmlns:a="http://schemas.openxmlformats.org/drawingml/2006/main">
                  <a:graphicData uri="http://schemas.microsoft.com/office/word/2010/wordprocessingShape">
                    <wps:wsp>
                      <wps:cNvSpPr txBox="1"/>
                      <wps:spPr>
                        <a:xfrm>
                          <a:off x="0" y="0"/>
                          <a:ext cx="1877060" cy="1635760"/>
                        </a:xfrm>
                        <a:prstGeom prst="rect">
                          <a:avLst/>
                        </a:prstGeom>
                        <a:solidFill>
                          <a:schemeClr val="lt1"/>
                        </a:solidFill>
                        <a:ln w="6350">
                          <a:noFill/>
                        </a:ln>
                      </wps:spPr>
                      <wps:txbx>
                        <w:txbxContent>
                          <w:p w14:paraId="333E7132" w14:textId="6C5EEC17" w:rsidR="00D73E61" w:rsidRPr="00D5030A" w:rsidRDefault="00D73E61" w:rsidP="00D5030A">
                            <w:pPr>
                              <w:jc w:val="both"/>
                              <w:rPr>
                                <w:sz w:val="15"/>
                                <w:szCs w:val="15"/>
                              </w:rPr>
                            </w:pPr>
                            <w:r w:rsidRPr="00D5030A">
                              <w:rPr>
                                <w:rFonts w:ascii="Arial" w:eastAsia="Arial" w:hAnsi="Arial" w:cs="Arial"/>
                                <w:b/>
                                <w:bCs/>
                                <w:color w:val="000000" w:themeColor="text1"/>
                                <w:sz w:val="15"/>
                                <w:szCs w:val="15"/>
                              </w:rPr>
                              <w:t xml:space="preserve">Fig </w:t>
                            </w:r>
                            <w:r w:rsidR="00A0096A">
                              <w:rPr>
                                <w:rFonts w:ascii="Arial" w:eastAsia="Arial" w:hAnsi="Arial" w:cs="Arial"/>
                                <w:b/>
                                <w:bCs/>
                                <w:color w:val="000000" w:themeColor="text1"/>
                                <w:sz w:val="15"/>
                                <w:szCs w:val="15"/>
                              </w:rPr>
                              <w:t>7</w:t>
                            </w:r>
                            <w:r w:rsidRPr="00D5030A">
                              <w:rPr>
                                <w:rFonts w:ascii="Arial" w:eastAsia="Arial" w:hAnsi="Arial" w:cs="Arial"/>
                                <w:b/>
                                <w:color w:val="000000" w:themeColor="text1"/>
                                <w:sz w:val="15"/>
                                <w:szCs w:val="15"/>
                              </w:rPr>
                              <w:t>.</w:t>
                            </w:r>
                            <w:r w:rsidRPr="00D5030A">
                              <w:rPr>
                                <w:rFonts w:ascii="Arial" w:eastAsia="Arial" w:hAnsi="Arial" w:cs="Arial"/>
                                <w:b/>
                                <w:bCs/>
                                <w:color w:val="000000" w:themeColor="text1"/>
                                <w:sz w:val="15"/>
                                <w:szCs w:val="15"/>
                              </w:rPr>
                              <w:t xml:space="preserve"> TUS will be used to temporally </w:t>
                            </w:r>
                            <w:r w:rsidR="00942636">
                              <w:rPr>
                                <w:rFonts w:ascii="Arial" w:eastAsia="Arial" w:hAnsi="Arial" w:cs="Arial"/>
                                <w:b/>
                                <w:bCs/>
                                <w:color w:val="000000" w:themeColor="text1"/>
                                <w:sz w:val="15"/>
                                <w:szCs w:val="15"/>
                              </w:rPr>
                              <w:t>perturb</w:t>
                            </w:r>
                            <w:r w:rsidR="00942636" w:rsidRPr="00D5030A">
                              <w:rPr>
                                <w:rFonts w:ascii="Arial" w:eastAsia="Arial" w:hAnsi="Arial" w:cs="Arial"/>
                                <w:b/>
                                <w:bCs/>
                                <w:color w:val="000000" w:themeColor="text1"/>
                                <w:sz w:val="15"/>
                                <w:szCs w:val="15"/>
                              </w:rPr>
                              <w:t xml:space="preserve"> </w:t>
                            </w:r>
                            <w:r w:rsidRPr="00D5030A">
                              <w:rPr>
                                <w:rFonts w:ascii="Arial" w:eastAsia="Arial" w:hAnsi="Arial" w:cs="Arial"/>
                                <w:b/>
                                <w:bCs/>
                                <w:color w:val="000000" w:themeColor="text1"/>
                                <w:sz w:val="15"/>
                                <w:szCs w:val="15"/>
                              </w:rPr>
                              <w:t>aMC</w:t>
                            </w:r>
                            <w:r w:rsidR="00942636">
                              <w:rPr>
                                <w:rFonts w:ascii="Arial" w:eastAsia="Arial" w:hAnsi="Arial" w:cs="Arial"/>
                                <w:b/>
                                <w:bCs/>
                                <w:color w:val="000000" w:themeColor="text1"/>
                                <w:sz w:val="15"/>
                                <w:szCs w:val="15"/>
                              </w:rPr>
                              <w:t xml:space="preserve">C, </w:t>
                            </w:r>
                            <w:r w:rsidRPr="00D5030A">
                              <w:rPr>
                                <w:rFonts w:ascii="Arial" w:eastAsia="Arial" w:hAnsi="Arial" w:cs="Arial"/>
                                <w:b/>
                                <w:bCs/>
                                <w:color w:val="000000" w:themeColor="text1"/>
                                <w:sz w:val="15"/>
                                <w:szCs w:val="15"/>
                              </w:rPr>
                              <w:t xml:space="preserve">a subregion of pMFC. (A) </w:t>
                            </w:r>
                            <w:r w:rsidRPr="00D5030A">
                              <w:rPr>
                                <w:rFonts w:ascii="Arial" w:eastAsia="Arial" w:hAnsi="Arial" w:cs="Arial"/>
                                <w:color w:val="000000" w:themeColor="text1"/>
                                <w:sz w:val="15"/>
                                <w:szCs w:val="15"/>
                              </w:rPr>
                              <w:t xml:space="preserve">Unpublished data </w:t>
                            </w:r>
                            <w:r w:rsidR="00942636">
                              <w:rPr>
                                <w:rFonts w:ascii="Arial" w:eastAsia="Arial" w:hAnsi="Arial" w:cs="Arial"/>
                                <w:color w:val="000000" w:themeColor="text1"/>
                                <w:sz w:val="15"/>
                                <w:szCs w:val="15"/>
                              </w:rPr>
                              <w:t>showing</w:t>
                            </w:r>
                            <w:r w:rsidRPr="00D5030A">
                              <w:rPr>
                                <w:rFonts w:ascii="Arial" w:eastAsia="Arial" w:hAnsi="Arial" w:cs="Arial"/>
                                <w:color w:val="000000" w:themeColor="text1"/>
                                <w:sz w:val="15"/>
                                <w:szCs w:val="15"/>
                              </w:rPr>
                              <w:t xml:space="preserve"> </w:t>
                            </w:r>
                            <w:r w:rsidR="008D4751">
                              <w:rPr>
                                <w:rFonts w:ascii="Arial" w:eastAsia="Arial" w:hAnsi="Arial" w:cs="Arial"/>
                                <w:color w:val="000000" w:themeColor="text1"/>
                                <w:sz w:val="15"/>
                                <w:szCs w:val="15"/>
                              </w:rPr>
                              <w:t>conflict contrast in f</w:t>
                            </w:r>
                            <w:r w:rsidRPr="00D5030A">
                              <w:rPr>
                                <w:rFonts w:ascii="Arial" w:eastAsia="Arial" w:hAnsi="Arial" w:cs="Arial"/>
                                <w:color w:val="000000" w:themeColor="text1"/>
                                <w:sz w:val="15"/>
                                <w:szCs w:val="15"/>
                              </w:rPr>
                              <w:t>lanker task</w:t>
                            </w:r>
                            <w:r w:rsidR="008D4751">
                              <w:rPr>
                                <w:rFonts w:ascii="Arial" w:eastAsia="Arial" w:hAnsi="Arial" w:cs="Arial"/>
                                <w:color w:val="000000" w:themeColor="text1"/>
                                <w:sz w:val="15"/>
                                <w:szCs w:val="15"/>
                              </w:rPr>
                              <w:t xml:space="preserve"> for an individual subject</w:t>
                            </w:r>
                            <w:r w:rsidRPr="00D5030A">
                              <w:rPr>
                                <w:rFonts w:ascii="Arial" w:eastAsia="Arial" w:hAnsi="Arial" w:cs="Arial"/>
                                <w:color w:val="000000" w:themeColor="text1"/>
                                <w:sz w:val="15"/>
                                <w:szCs w:val="15"/>
                              </w:rPr>
                              <w:t xml:space="preserve">. Masks for TUS (white squares) were created by obtaining the local maximum of the aMCC region. </w:t>
                            </w:r>
                            <w:r w:rsidR="00CC5975">
                              <w:rPr>
                                <w:rFonts w:ascii="Arial" w:eastAsia="Arial" w:hAnsi="Arial" w:cs="Arial"/>
                                <w:color w:val="000000" w:themeColor="text1"/>
                                <w:sz w:val="15"/>
                                <w:szCs w:val="15"/>
                              </w:rPr>
                              <w:t>Control</w:t>
                            </w:r>
                            <w:r w:rsidR="008D4751">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 xml:space="preserve">masks </w:t>
                            </w:r>
                            <w:r w:rsidR="00CC5975">
                              <w:rPr>
                                <w:rFonts w:ascii="Arial" w:eastAsia="Arial" w:hAnsi="Arial" w:cs="Arial"/>
                                <w:color w:val="000000" w:themeColor="text1"/>
                                <w:sz w:val="15"/>
                                <w:szCs w:val="15"/>
                              </w:rPr>
                              <w:t xml:space="preserve">were </w:t>
                            </w:r>
                            <w:r w:rsidRPr="00D5030A">
                              <w:rPr>
                                <w:rFonts w:ascii="Arial" w:eastAsia="Arial" w:hAnsi="Arial" w:cs="Arial"/>
                                <w:color w:val="000000" w:themeColor="text1"/>
                                <w:sz w:val="15"/>
                                <w:szCs w:val="15"/>
                              </w:rPr>
                              <w:t xml:space="preserve">created </w:t>
                            </w:r>
                            <w:r w:rsidR="00CC5975">
                              <w:rPr>
                                <w:rFonts w:ascii="Arial" w:eastAsia="Arial" w:hAnsi="Arial" w:cs="Arial"/>
                                <w:color w:val="000000" w:themeColor="text1"/>
                                <w:sz w:val="15"/>
                                <w:szCs w:val="15"/>
                              </w:rPr>
                              <w:t>for PCC, a region with no activation for the</w:t>
                            </w:r>
                            <w:r w:rsidR="00A94AA0">
                              <w:rPr>
                                <w:rFonts w:ascii="Arial" w:eastAsia="Arial" w:hAnsi="Arial" w:cs="Arial"/>
                                <w:color w:val="000000" w:themeColor="text1"/>
                                <w:sz w:val="15"/>
                                <w:szCs w:val="15"/>
                              </w:rPr>
                              <w:t xml:space="preserve"> contrast of interest</w:t>
                            </w:r>
                            <w:r w:rsidRPr="00D5030A">
                              <w:rPr>
                                <w:rFonts w:ascii="Arial" w:eastAsia="Arial" w:hAnsi="Arial" w:cs="Arial"/>
                                <w:color w:val="000000" w:themeColor="text1"/>
                                <w:sz w:val="15"/>
                                <w:szCs w:val="15"/>
                              </w:rPr>
                              <w:t>.</w:t>
                            </w:r>
                            <w:r w:rsidRPr="00D5030A">
                              <w:rPr>
                                <w:rFonts w:ascii="Arial" w:eastAsia="Arial" w:hAnsi="Arial" w:cs="Arial"/>
                                <w:b/>
                                <w:bCs/>
                                <w:color w:val="000000" w:themeColor="text1"/>
                                <w:sz w:val="15"/>
                                <w:szCs w:val="15"/>
                              </w:rPr>
                              <w:t xml:space="preserve"> (B) </w:t>
                            </w:r>
                            <w:r w:rsidRPr="00D5030A">
                              <w:rPr>
                                <w:rFonts w:ascii="Arial" w:eastAsia="Arial" w:hAnsi="Arial" w:cs="Arial"/>
                                <w:color w:val="000000" w:themeColor="text1"/>
                                <w:sz w:val="15"/>
                                <w:szCs w:val="15"/>
                              </w:rPr>
                              <w:t xml:space="preserve">Acoustic modeling of ultrasound wave propagation </w:t>
                            </w:r>
                            <w:r w:rsidR="00051A11">
                              <w:rPr>
                                <w:rFonts w:ascii="Arial" w:eastAsia="Arial" w:hAnsi="Arial" w:cs="Arial"/>
                                <w:color w:val="000000" w:themeColor="text1"/>
                                <w:sz w:val="15"/>
                                <w:szCs w:val="15"/>
                              </w:rPr>
                              <w:t>is used to target</w:t>
                            </w:r>
                            <w:r w:rsidR="00051A11" w:rsidRPr="00D5030A">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 xml:space="preserve">aMCC and PCC </w:t>
                            </w:r>
                            <w:r w:rsidR="00051A11">
                              <w:rPr>
                                <w:rFonts w:ascii="Arial" w:eastAsia="Arial" w:hAnsi="Arial" w:cs="Arial"/>
                                <w:color w:val="000000" w:themeColor="text1"/>
                                <w:sz w:val="15"/>
                                <w:szCs w:val="15"/>
                              </w:rPr>
                              <w:t>and to</w:t>
                            </w:r>
                            <w:r w:rsidR="00A94AA0" w:rsidRPr="00D5030A">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ensu</w:t>
                            </w:r>
                            <w:r w:rsidR="00A94AA0">
                              <w:rPr>
                                <w:rFonts w:ascii="Arial" w:eastAsia="Arial" w:hAnsi="Arial" w:cs="Arial"/>
                                <w:color w:val="000000" w:themeColor="text1"/>
                                <w:sz w:val="15"/>
                                <w:szCs w:val="15"/>
                              </w:rPr>
                              <w:t>re</w:t>
                            </w:r>
                            <w:r w:rsidRPr="00D5030A">
                              <w:rPr>
                                <w:rFonts w:ascii="Arial" w:eastAsia="Arial" w:hAnsi="Arial" w:cs="Arial"/>
                                <w:color w:val="000000" w:themeColor="text1"/>
                                <w:sz w:val="15"/>
                                <w:szCs w:val="15"/>
                              </w:rPr>
                              <w:t xml:space="preserve"> safety </w:t>
                            </w:r>
                            <w:r w:rsidR="00051A11">
                              <w:rPr>
                                <w:rFonts w:ascii="Arial" w:eastAsia="Arial" w:hAnsi="Arial" w:cs="Arial"/>
                                <w:color w:val="000000" w:themeColor="text1"/>
                                <w:sz w:val="15"/>
                                <w:szCs w:val="15"/>
                              </w:rPr>
                              <w:t>for</w:t>
                            </w:r>
                            <w:r w:rsidR="00051A11" w:rsidRPr="00D5030A">
                              <w:rPr>
                                <w:rFonts w:ascii="Arial" w:eastAsia="Arial" w:hAnsi="Arial" w:cs="Arial"/>
                                <w:color w:val="000000" w:themeColor="text1"/>
                                <w:sz w:val="15"/>
                                <w:szCs w:val="15"/>
                              </w:rPr>
                              <w:t xml:space="preserve"> </w:t>
                            </w:r>
                            <w:r w:rsidR="00051A11">
                              <w:rPr>
                                <w:rFonts w:ascii="Arial" w:eastAsia="Arial" w:hAnsi="Arial" w:cs="Arial"/>
                                <w:color w:val="000000" w:themeColor="text1"/>
                                <w:sz w:val="15"/>
                                <w:szCs w:val="15"/>
                              </w:rPr>
                              <w:t>selection of</w:t>
                            </w:r>
                            <w:r w:rsidR="00051A11" w:rsidRPr="00D5030A">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subject-specific stimulation parameters.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FB979" id="Text Box 5" o:spid="_x0000_s1032" type="#_x0000_t202" style="position:absolute;left:0;text-align:left;margin-left:313pt;margin-top:193.05pt;width:147.8pt;height:128.8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" fillcolor="white [3201]" stroked="f" strokeweight=".5pt">
                <v:textbox>
                  <w:txbxContent>
                    <w:p w14:paraId="333E7132" w14:textId="6C5EEC17" w:rsidR="00D73E61" w:rsidRPr="00D5030A" w:rsidRDefault="00D73E61" w:rsidP="00D5030A">
                      <w:pPr>
                        <w:jc w:val="both"/>
                        <w:rPr>
                          <w:sz w:val="15"/>
                          <w:szCs w:val="15"/>
                        </w:rPr>
                      </w:pPr>
                      <w:r w:rsidRPr="00D5030A">
                        <w:rPr>
                          <w:rFonts w:ascii="Arial" w:eastAsia="Arial" w:hAnsi="Arial" w:cs="Arial"/>
                          <w:b/>
                          <w:bCs/>
                          <w:color w:val="000000" w:themeColor="text1"/>
                          <w:sz w:val="15"/>
                          <w:szCs w:val="15"/>
                        </w:rPr>
                        <w:t xml:space="preserve">Fig </w:t>
                      </w:r>
                      <w:r w:rsidR="00A0096A">
                        <w:rPr>
                          <w:rFonts w:ascii="Arial" w:eastAsia="Arial" w:hAnsi="Arial" w:cs="Arial"/>
                          <w:b/>
                          <w:bCs/>
                          <w:color w:val="000000" w:themeColor="text1"/>
                          <w:sz w:val="15"/>
                          <w:szCs w:val="15"/>
                        </w:rPr>
                        <w:t>7</w:t>
                      </w:r>
                      <w:r w:rsidRPr="00D5030A">
                        <w:rPr>
                          <w:rFonts w:ascii="Arial" w:eastAsia="Arial" w:hAnsi="Arial" w:cs="Arial"/>
                          <w:b/>
                          <w:color w:val="000000" w:themeColor="text1"/>
                          <w:sz w:val="15"/>
                          <w:szCs w:val="15"/>
                        </w:rPr>
                        <w:t>.</w:t>
                      </w:r>
                      <w:r w:rsidRPr="00D5030A">
                        <w:rPr>
                          <w:rFonts w:ascii="Arial" w:eastAsia="Arial" w:hAnsi="Arial" w:cs="Arial"/>
                          <w:b/>
                          <w:bCs/>
                          <w:color w:val="000000" w:themeColor="text1"/>
                          <w:sz w:val="15"/>
                          <w:szCs w:val="15"/>
                        </w:rPr>
                        <w:t xml:space="preserve"> TUS will be used to temporally </w:t>
                      </w:r>
                      <w:r w:rsidR="00942636">
                        <w:rPr>
                          <w:rFonts w:ascii="Arial" w:eastAsia="Arial" w:hAnsi="Arial" w:cs="Arial"/>
                          <w:b/>
                          <w:bCs/>
                          <w:color w:val="000000" w:themeColor="text1"/>
                          <w:sz w:val="15"/>
                          <w:szCs w:val="15"/>
                        </w:rPr>
                        <w:t>perturb</w:t>
                      </w:r>
                      <w:r w:rsidR="00942636" w:rsidRPr="00D5030A">
                        <w:rPr>
                          <w:rFonts w:ascii="Arial" w:eastAsia="Arial" w:hAnsi="Arial" w:cs="Arial"/>
                          <w:b/>
                          <w:bCs/>
                          <w:color w:val="000000" w:themeColor="text1"/>
                          <w:sz w:val="15"/>
                          <w:szCs w:val="15"/>
                        </w:rPr>
                        <w:t xml:space="preserve"> </w:t>
                      </w:r>
                      <w:proofErr w:type="spellStart"/>
                      <w:r w:rsidRPr="00D5030A">
                        <w:rPr>
                          <w:rFonts w:ascii="Arial" w:eastAsia="Arial" w:hAnsi="Arial" w:cs="Arial"/>
                          <w:b/>
                          <w:bCs/>
                          <w:color w:val="000000" w:themeColor="text1"/>
                          <w:sz w:val="15"/>
                          <w:szCs w:val="15"/>
                        </w:rPr>
                        <w:t>aMC</w:t>
                      </w:r>
                      <w:r w:rsidR="00942636">
                        <w:rPr>
                          <w:rFonts w:ascii="Arial" w:eastAsia="Arial" w:hAnsi="Arial" w:cs="Arial"/>
                          <w:b/>
                          <w:bCs/>
                          <w:color w:val="000000" w:themeColor="text1"/>
                          <w:sz w:val="15"/>
                          <w:szCs w:val="15"/>
                        </w:rPr>
                        <w:t>C</w:t>
                      </w:r>
                      <w:proofErr w:type="spellEnd"/>
                      <w:r w:rsidR="00942636">
                        <w:rPr>
                          <w:rFonts w:ascii="Arial" w:eastAsia="Arial" w:hAnsi="Arial" w:cs="Arial"/>
                          <w:b/>
                          <w:bCs/>
                          <w:color w:val="000000" w:themeColor="text1"/>
                          <w:sz w:val="15"/>
                          <w:szCs w:val="15"/>
                        </w:rPr>
                        <w:t xml:space="preserve">, </w:t>
                      </w:r>
                      <w:r w:rsidRPr="00D5030A">
                        <w:rPr>
                          <w:rFonts w:ascii="Arial" w:eastAsia="Arial" w:hAnsi="Arial" w:cs="Arial"/>
                          <w:b/>
                          <w:bCs/>
                          <w:color w:val="000000" w:themeColor="text1"/>
                          <w:sz w:val="15"/>
                          <w:szCs w:val="15"/>
                        </w:rPr>
                        <w:t xml:space="preserve">a subregion of </w:t>
                      </w:r>
                      <w:proofErr w:type="spellStart"/>
                      <w:r w:rsidRPr="00D5030A">
                        <w:rPr>
                          <w:rFonts w:ascii="Arial" w:eastAsia="Arial" w:hAnsi="Arial" w:cs="Arial"/>
                          <w:b/>
                          <w:bCs/>
                          <w:color w:val="000000" w:themeColor="text1"/>
                          <w:sz w:val="15"/>
                          <w:szCs w:val="15"/>
                        </w:rPr>
                        <w:t>pMFC</w:t>
                      </w:r>
                      <w:proofErr w:type="spellEnd"/>
                      <w:r w:rsidRPr="00D5030A">
                        <w:rPr>
                          <w:rFonts w:ascii="Arial" w:eastAsia="Arial" w:hAnsi="Arial" w:cs="Arial"/>
                          <w:b/>
                          <w:bCs/>
                          <w:color w:val="000000" w:themeColor="text1"/>
                          <w:sz w:val="15"/>
                          <w:szCs w:val="15"/>
                        </w:rPr>
                        <w:t xml:space="preserve">. (A) </w:t>
                      </w:r>
                      <w:r w:rsidRPr="00D5030A">
                        <w:rPr>
                          <w:rFonts w:ascii="Arial" w:eastAsia="Arial" w:hAnsi="Arial" w:cs="Arial"/>
                          <w:color w:val="000000" w:themeColor="text1"/>
                          <w:sz w:val="15"/>
                          <w:szCs w:val="15"/>
                        </w:rPr>
                        <w:t xml:space="preserve">Unpublished data </w:t>
                      </w:r>
                      <w:r w:rsidR="00942636">
                        <w:rPr>
                          <w:rFonts w:ascii="Arial" w:eastAsia="Arial" w:hAnsi="Arial" w:cs="Arial"/>
                          <w:color w:val="000000" w:themeColor="text1"/>
                          <w:sz w:val="15"/>
                          <w:szCs w:val="15"/>
                        </w:rPr>
                        <w:t>showing</w:t>
                      </w:r>
                      <w:r w:rsidRPr="00D5030A">
                        <w:rPr>
                          <w:rFonts w:ascii="Arial" w:eastAsia="Arial" w:hAnsi="Arial" w:cs="Arial"/>
                          <w:color w:val="000000" w:themeColor="text1"/>
                          <w:sz w:val="15"/>
                          <w:szCs w:val="15"/>
                        </w:rPr>
                        <w:t xml:space="preserve"> </w:t>
                      </w:r>
                      <w:r w:rsidR="008D4751">
                        <w:rPr>
                          <w:rFonts w:ascii="Arial" w:eastAsia="Arial" w:hAnsi="Arial" w:cs="Arial"/>
                          <w:color w:val="000000" w:themeColor="text1"/>
                          <w:sz w:val="15"/>
                          <w:szCs w:val="15"/>
                        </w:rPr>
                        <w:t>conflict contrast in f</w:t>
                      </w:r>
                      <w:r w:rsidRPr="00D5030A">
                        <w:rPr>
                          <w:rFonts w:ascii="Arial" w:eastAsia="Arial" w:hAnsi="Arial" w:cs="Arial"/>
                          <w:color w:val="000000" w:themeColor="text1"/>
                          <w:sz w:val="15"/>
                          <w:szCs w:val="15"/>
                        </w:rPr>
                        <w:t>lanker task</w:t>
                      </w:r>
                      <w:r w:rsidR="008D4751">
                        <w:rPr>
                          <w:rFonts w:ascii="Arial" w:eastAsia="Arial" w:hAnsi="Arial" w:cs="Arial"/>
                          <w:color w:val="000000" w:themeColor="text1"/>
                          <w:sz w:val="15"/>
                          <w:szCs w:val="15"/>
                        </w:rPr>
                        <w:t xml:space="preserve"> for an individual subject</w:t>
                      </w:r>
                      <w:r w:rsidRPr="00D5030A">
                        <w:rPr>
                          <w:rFonts w:ascii="Arial" w:eastAsia="Arial" w:hAnsi="Arial" w:cs="Arial"/>
                          <w:color w:val="000000" w:themeColor="text1"/>
                          <w:sz w:val="15"/>
                          <w:szCs w:val="15"/>
                        </w:rPr>
                        <w:t xml:space="preserve">. Masks for TUS (white squares) were created by obtaining the local maximum of the </w:t>
                      </w:r>
                      <w:proofErr w:type="spellStart"/>
                      <w:r w:rsidRPr="00D5030A">
                        <w:rPr>
                          <w:rFonts w:ascii="Arial" w:eastAsia="Arial" w:hAnsi="Arial" w:cs="Arial"/>
                          <w:color w:val="000000" w:themeColor="text1"/>
                          <w:sz w:val="15"/>
                          <w:szCs w:val="15"/>
                        </w:rPr>
                        <w:t>aMCC</w:t>
                      </w:r>
                      <w:proofErr w:type="spellEnd"/>
                      <w:r w:rsidRPr="00D5030A">
                        <w:rPr>
                          <w:rFonts w:ascii="Arial" w:eastAsia="Arial" w:hAnsi="Arial" w:cs="Arial"/>
                          <w:color w:val="000000" w:themeColor="text1"/>
                          <w:sz w:val="15"/>
                          <w:szCs w:val="15"/>
                        </w:rPr>
                        <w:t xml:space="preserve"> region. </w:t>
                      </w:r>
                      <w:r w:rsidR="00CC5975">
                        <w:rPr>
                          <w:rFonts w:ascii="Arial" w:eastAsia="Arial" w:hAnsi="Arial" w:cs="Arial"/>
                          <w:color w:val="000000" w:themeColor="text1"/>
                          <w:sz w:val="15"/>
                          <w:szCs w:val="15"/>
                        </w:rPr>
                        <w:t>Control</w:t>
                      </w:r>
                      <w:r w:rsidR="008D4751">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 xml:space="preserve">masks </w:t>
                      </w:r>
                      <w:r w:rsidR="00CC5975">
                        <w:rPr>
                          <w:rFonts w:ascii="Arial" w:eastAsia="Arial" w:hAnsi="Arial" w:cs="Arial"/>
                          <w:color w:val="000000" w:themeColor="text1"/>
                          <w:sz w:val="15"/>
                          <w:szCs w:val="15"/>
                        </w:rPr>
                        <w:t xml:space="preserve">were </w:t>
                      </w:r>
                      <w:r w:rsidRPr="00D5030A">
                        <w:rPr>
                          <w:rFonts w:ascii="Arial" w:eastAsia="Arial" w:hAnsi="Arial" w:cs="Arial"/>
                          <w:color w:val="000000" w:themeColor="text1"/>
                          <w:sz w:val="15"/>
                          <w:szCs w:val="15"/>
                        </w:rPr>
                        <w:t xml:space="preserve">created </w:t>
                      </w:r>
                      <w:r w:rsidR="00CC5975">
                        <w:rPr>
                          <w:rFonts w:ascii="Arial" w:eastAsia="Arial" w:hAnsi="Arial" w:cs="Arial"/>
                          <w:color w:val="000000" w:themeColor="text1"/>
                          <w:sz w:val="15"/>
                          <w:szCs w:val="15"/>
                        </w:rPr>
                        <w:t>for PCC, a region with no activation for the</w:t>
                      </w:r>
                      <w:r w:rsidR="00A94AA0">
                        <w:rPr>
                          <w:rFonts w:ascii="Arial" w:eastAsia="Arial" w:hAnsi="Arial" w:cs="Arial"/>
                          <w:color w:val="000000" w:themeColor="text1"/>
                          <w:sz w:val="15"/>
                          <w:szCs w:val="15"/>
                        </w:rPr>
                        <w:t xml:space="preserve"> contrast of interest</w:t>
                      </w:r>
                      <w:r w:rsidRPr="00D5030A">
                        <w:rPr>
                          <w:rFonts w:ascii="Arial" w:eastAsia="Arial" w:hAnsi="Arial" w:cs="Arial"/>
                          <w:color w:val="000000" w:themeColor="text1"/>
                          <w:sz w:val="15"/>
                          <w:szCs w:val="15"/>
                        </w:rPr>
                        <w:t>.</w:t>
                      </w:r>
                      <w:r w:rsidRPr="00D5030A">
                        <w:rPr>
                          <w:rFonts w:ascii="Arial" w:eastAsia="Arial" w:hAnsi="Arial" w:cs="Arial"/>
                          <w:b/>
                          <w:bCs/>
                          <w:color w:val="000000" w:themeColor="text1"/>
                          <w:sz w:val="15"/>
                          <w:szCs w:val="15"/>
                        </w:rPr>
                        <w:t xml:space="preserve"> (B) </w:t>
                      </w:r>
                      <w:r w:rsidRPr="00D5030A">
                        <w:rPr>
                          <w:rFonts w:ascii="Arial" w:eastAsia="Arial" w:hAnsi="Arial" w:cs="Arial"/>
                          <w:color w:val="000000" w:themeColor="text1"/>
                          <w:sz w:val="15"/>
                          <w:szCs w:val="15"/>
                        </w:rPr>
                        <w:t xml:space="preserve">Acoustic modeling of ultrasound wave propagation </w:t>
                      </w:r>
                      <w:r w:rsidR="00051A11">
                        <w:rPr>
                          <w:rFonts w:ascii="Arial" w:eastAsia="Arial" w:hAnsi="Arial" w:cs="Arial"/>
                          <w:color w:val="000000" w:themeColor="text1"/>
                          <w:sz w:val="15"/>
                          <w:szCs w:val="15"/>
                        </w:rPr>
                        <w:t>is used to target</w:t>
                      </w:r>
                      <w:r w:rsidR="00051A11" w:rsidRPr="00D5030A">
                        <w:rPr>
                          <w:rFonts w:ascii="Arial" w:eastAsia="Arial" w:hAnsi="Arial" w:cs="Arial"/>
                          <w:color w:val="000000" w:themeColor="text1"/>
                          <w:sz w:val="15"/>
                          <w:szCs w:val="15"/>
                        </w:rPr>
                        <w:t xml:space="preserve"> </w:t>
                      </w:r>
                      <w:proofErr w:type="spellStart"/>
                      <w:r w:rsidRPr="00D5030A">
                        <w:rPr>
                          <w:rFonts w:ascii="Arial" w:eastAsia="Arial" w:hAnsi="Arial" w:cs="Arial"/>
                          <w:color w:val="000000" w:themeColor="text1"/>
                          <w:sz w:val="15"/>
                          <w:szCs w:val="15"/>
                        </w:rPr>
                        <w:t>aMCC</w:t>
                      </w:r>
                      <w:proofErr w:type="spellEnd"/>
                      <w:r w:rsidRPr="00D5030A">
                        <w:rPr>
                          <w:rFonts w:ascii="Arial" w:eastAsia="Arial" w:hAnsi="Arial" w:cs="Arial"/>
                          <w:color w:val="000000" w:themeColor="text1"/>
                          <w:sz w:val="15"/>
                          <w:szCs w:val="15"/>
                        </w:rPr>
                        <w:t xml:space="preserve"> and PCC </w:t>
                      </w:r>
                      <w:r w:rsidR="00051A11">
                        <w:rPr>
                          <w:rFonts w:ascii="Arial" w:eastAsia="Arial" w:hAnsi="Arial" w:cs="Arial"/>
                          <w:color w:val="000000" w:themeColor="text1"/>
                          <w:sz w:val="15"/>
                          <w:szCs w:val="15"/>
                        </w:rPr>
                        <w:t>and to</w:t>
                      </w:r>
                      <w:r w:rsidR="00A94AA0" w:rsidRPr="00D5030A">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ensu</w:t>
                      </w:r>
                      <w:r w:rsidR="00A94AA0">
                        <w:rPr>
                          <w:rFonts w:ascii="Arial" w:eastAsia="Arial" w:hAnsi="Arial" w:cs="Arial"/>
                          <w:color w:val="000000" w:themeColor="text1"/>
                          <w:sz w:val="15"/>
                          <w:szCs w:val="15"/>
                        </w:rPr>
                        <w:t>re</w:t>
                      </w:r>
                      <w:r w:rsidRPr="00D5030A">
                        <w:rPr>
                          <w:rFonts w:ascii="Arial" w:eastAsia="Arial" w:hAnsi="Arial" w:cs="Arial"/>
                          <w:color w:val="000000" w:themeColor="text1"/>
                          <w:sz w:val="15"/>
                          <w:szCs w:val="15"/>
                        </w:rPr>
                        <w:t xml:space="preserve"> safety </w:t>
                      </w:r>
                      <w:r w:rsidR="00051A11">
                        <w:rPr>
                          <w:rFonts w:ascii="Arial" w:eastAsia="Arial" w:hAnsi="Arial" w:cs="Arial"/>
                          <w:color w:val="000000" w:themeColor="text1"/>
                          <w:sz w:val="15"/>
                          <w:szCs w:val="15"/>
                        </w:rPr>
                        <w:t>for</w:t>
                      </w:r>
                      <w:r w:rsidR="00051A11" w:rsidRPr="00D5030A">
                        <w:rPr>
                          <w:rFonts w:ascii="Arial" w:eastAsia="Arial" w:hAnsi="Arial" w:cs="Arial"/>
                          <w:color w:val="000000" w:themeColor="text1"/>
                          <w:sz w:val="15"/>
                          <w:szCs w:val="15"/>
                        </w:rPr>
                        <w:t xml:space="preserve"> </w:t>
                      </w:r>
                      <w:r w:rsidR="00051A11">
                        <w:rPr>
                          <w:rFonts w:ascii="Arial" w:eastAsia="Arial" w:hAnsi="Arial" w:cs="Arial"/>
                          <w:color w:val="000000" w:themeColor="text1"/>
                          <w:sz w:val="15"/>
                          <w:szCs w:val="15"/>
                        </w:rPr>
                        <w:t>selection of</w:t>
                      </w:r>
                      <w:r w:rsidR="00051A11" w:rsidRPr="00D5030A">
                        <w:rPr>
                          <w:rFonts w:ascii="Arial" w:eastAsia="Arial" w:hAnsi="Arial" w:cs="Arial"/>
                          <w:color w:val="000000" w:themeColor="text1"/>
                          <w:sz w:val="15"/>
                          <w:szCs w:val="15"/>
                        </w:rPr>
                        <w:t xml:space="preserve"> </w:t>
                      </w:r>
                      <w:r w:rsidRPr="00D5030A">
                        <w:rPr>
                          <w:rFonts w:ascii="Arial" w:eastAsia="Arial" w:hAnsi="Arial" w:cs="Arial"/>
                          <w:color w:val="000000" w:themeColor="text1"/>
                          <w:sz w:val="15"/>
                          <w:szCs w:val="15"/>
                        </w:rPr>
                        <w:t>subject-specific stimulation parameters.</w:t>
                      </w:r>
                    </w:p>
                  </w:txbxContent>
                </v:textbox>
                <w10:wrap type="tight"/>
              </v:shape>
            </w:pict>
          </mc:Fallback>
        </mc:AlternateContent>
      </w:r>
      <w:ins w:id="73" w:author="mattnassar@gmail.com" w:date="2024-11-10T15:07:00Z" w16du:dateUtc="2024-11-10T20:07:00Z">
        <w:r w:rsidR="00D26ACC" w:rsidRPr="00D26ACC">
          <w:rPr>
            <w:rFonts w:ascii="Arial" w:hAnsi="Arial" w:cs="Arial"/>
            <w:sz w:val="20"/>
            <w:szCs w:val="20"/>
          </w:rPr>
          <w:t xml:space="preserve"> </w:t>
        </w:r>
        <w:r w:rsidR="00D26ACC" w:rsidRPr="4D9C5730">
          <w:rPr>
            <w:rFonts w:ascii="Arial" w:hAnsi="Arial" w:cs="Arial"/>
            <w:sz w:val="20"/>
            <w:szCs w:val="20"/>
          </w:rPr>
          <w:t>After generating predictions, we</w:t>
        </w:r>
        <w:r w:rsidR="00D26ACC" w:rsidRPr="003B2415">
          <w:rPr>
            <w:rFonts w:ascii="Arial" w:hAnsi="Arial" w:cs="Arial"/>
            <w:sz w:val="20"/>
            <w:szCs w:val="20"/>
          </w:rPr>
          <w:t xml:space="preserve"> will measure behavior and EEG with TUS of</w:t>
        </w:r>
        <w:r w:rsidR="00D26ACC">
          <w:rPr>
            <w:rFonts w:ascii="Arial" w:hAnsi="Arial" w:cs="Arial"/>
            <w:sz w:val="20"/>
            <w:szCs w:val="20"/>
          </w:rPr>
          <w:t xml:space="preserve"> either</w:t>
        </w:r>
        <w:r w:rsidR="00D26ACC" w:rsidRPr="003B2415">
          <w:rPr>
            <w:rFonts w:ascii="Arial" w:hAnsi="Arial" w:cs="Arial"/>
            <w:sz w:val="20"/>
            <w:szCs w:val="20"/>
          </w:rPr>
          <w:t xml:space="preserve"> </w:t>
        </w:r>
        <w:proofErr w:type="spellStart"/>
        <w:r w:rsidR="00D26ACC" w:rsidRPr="003B2415">
          <w:rPr>
            <w:rFonts w:ascii="Arial" w:hAnsi="Arial" w:cs="Arial"/>
            <w:sz w:val="20"/>
            <w:szCs w:val="20"/>
          </w:rPr>
          <w:t>aMCC</w:t>
        </w:r>
        <w:proofErr w:type="spellEnd"/>
        <w:r w:rsidR="00D26ACC" w:rsidRPr="003B2415">
          <w:rPr>
            <w:rFonts w:ascii="Arial" w:hAnsi="Arial" w:cs="Arial"/>
            <w:sz w:val="20"/>
            <w:szCs w:val="20"/>
          </w:rPr>
          <w:t xml:space="preserve"> </w:t>
        </w:r>
        <w:commentRangeStart w:id="74"/>
        <w:r w:rsidR="00D26ACC" w:rsidRPr="003B2415">
          <w:rPr>
            <w:rFonts w:ascii="Arial" w:hAnsi="Arial" w:cs="Arial"/>
            <w:sz w:val="20"/>
            <w:szCs w:val="20"/>
          </w:rPr>
          <w:t xml:space="preserve">or a </w:t>
        </w:r>
        <w:r w:rsidR="00D26ACC">
          <w:rPr>
            <w:rFonts w:ascii="Arial" w:hAnsi="Arial" w:cs="Arial"/>
            <w:sz w:val="20"/>
            <w:szCs w:val="20"/>
          </w:rPr>
          <w:t xml:space="preserve">different </w:t>
        </w:r>
        <w:r w:rsidR="00D26ACC" w:rsidRPr="003B2415">
          <w:rPr>
            <w:rFonts w:ascii="Arial" w:hAnsi="Arial" w:cs="Arial"/>
            <w:sz w:val="20"/>
            <w:szCs w:val="20"/>
          </w:rPr>
          <w:t xml:space="preserve">control region </w:t>
        </w:r>
        <w:commentRangeEnd w:id="74"/>
        <w:r w:rsidR="00D26ACC">
          <w:rPr>
            <w:rStyle w:val="CommentReference"/>
          </w:rPr>
          <w:commentReference w:id="74"/>
        </w:r>
        <w:r w:rsidR="00D26ACC">
          <w:rPr>
            <w:rFonts w:ascii="Arial" w:hAnsi="Arial" w:cs="Arial"/>
            <w:sz w:val="20"/>
            <w:szCs w:val="20"/>
          </w:rPr>
          <w:t xml:space="preserve">in human participants </w:t>
        </w:r>
        <w:r w:rsidR="00D26ACC" w:rsidRPr="003B2415">
          <w:rPr>
            <w:rFonts w:ascii="Arial" w:hAnsi="Arial" w:cs="Arial"/>
            <w:sz w:val="20"/>
            <w:szCs w:val="20"/>
          </w:rPr>
          <w:t>performing the</w:t>
        </w:r>
        <w:r w:rsidR="00D26ACC">
          <w:rPr>
            <w:rFonts w:ascii="Arial" w:hAnsi="Arial" w:cs="Arial"/>
            <w:sz w:val="20"/>
            <w:szCs w:val="20"/>
          </w:rPr>
          <w:t xml:space="preserve"> </w:t>
        </w:r>
        <w:r w:rsidR="00D26ACC" w:rsidDel="00011168">
          <w:rPr>
            <w:rFonts w:ascii="Arial" w:hAnsi="Arial" w:cs="Arial"/>
            <w:sz w:val="20"/>
            <w:szCs w:val="20"/>
          </w:rPr>
          <w:t xml:space="preserve">novel </w:t>
        </w:r>
        <w:r w:rsidR="00D26ACC">
          <w:rPr>
            <w:rFonts w:ascii="Arial" w:hAnsi="Arial" w:cs="Arial"/>
            <w:sz w:val="20"/>
            <w:szCs w:val="20"/>
          </w:rPr>
          <w:t xml:space="preserve">flanker task used in Aim 2, in which the probability of incongruent/congruent trials is manipulated systematically. </w:t>
        </w:r>
      </w:ins>
      <w:del w:id="75" w:author="mattnassar@gmail.com" w:date="2024-11-10T15:07:00Z" w16du:dateUtc="2024-11-10T20:07:00Z">
        <w:r w:rsidR="4D9C5730" w:rsidRPr="4D9C5730" w:rsidDel="00D26ACC">
          <w:rPr>
            <w:rFonts w:ascii="Arial" w:hAnsi="Arial" w:cs="Arial"/>
            <w:sz w:val="20"/>
            <w:szCs w:val="20"/>
          </w:rPr>
          <w:delText>After generating predictions</w:delText>
        </w:r>
        <w:r w:rsidR="00C91150" w:rsidRPr="4D9C5730" w:rsidDel="00D26ACC">
          <w:rPr>
            <w:rFonts w:ascii="Arial" w:hAnsi="Arial" w:cs="Arial"/>
            <w:sz w:val="20"/>
            <w:szCs w:val="20"/>
          </w:rPr>
          <w:delText>,</w:delText>
        </w:r>
        <w:r w:rsidR="4D9C5730" w:rsidRPr="4D9C5730" w:rsidDel="00D26ACC">
          <w:rPr>
            <w:rFonts w:ascii="Arial" w:hAnsi="Arial" w:cs="Arial"/>
            <w:sz w:val="20"/>
            <w:szCs w:val="20"/>
          </w:rPr>
          <w:delText xml:space="preserve"> we</w:delText>
        </w:r>
        <w:r w:rsidR="148FD5A9" w:rsidRPr="003B2415" w:rsidDel="00D26ACC">
          <w:rPr>
            <w:rFonts w:ascii="Arial" w:hAnsi="Arial" w:cs="Arial"/>
            <w:sz w:val="20"/>
            <w:szCs w:val="20"/>
          </w:rPr>
          <w:delText xml:space="preserve"> will measure behavior and EEG in humans with TUS of aMCC or a control region performing the </w:delText>
        </w:r>
        <w:r w:rsidR="00EF5BAF" w:rsidDel="00D26ACC">
          <w:rPr>
            <w:rFonts w:ascii="Arial" w:hAnsi="Arial" w:cs="Arial"/>
            <w:sz w:val="20"/>
            <w:szCs w:val="20"/>
          </w:rPr>
          <w:delText xml:space="preserve">novel flanker task used in Aim 2 in which the probability of </w:delText>
        </w:r>
        <w:r w:rsidR="00075BA4" w:rsidDel="00D26ACC">
          <w:rPr>
            <w:rFonts w:ascii="Arial" w:hAnsi="Arial" w:cs="Arial"/>
            <w:sz w:val="20"/>
            <w:szCs w:val="20"/>
          </w:rPr>
          <w:delText xml:space="preserve">incongruent/congruent trials is manipulated systematically. </w:delText>
        </w:r>
      </w:del>
      <w:r w:rsidR="148FD5A9" w:rsidRPr="003B2415">
        <w:rPr>
          <w:rFonts w:ascii="Arial" w:hAnsi="Arial" w:cs="Arial"/>
          <w:sz w:val="20"/>
          <w:szCs w:val="20"/>
        </w:rPr>
        <w:t xml:space="preserve">The experimental methodology will be as follows: </w:t>
      </w:r>
      <w:del w:id="76" w:author="mattnassar@gmail.com" w:date="2024-11-10T15:08:00Z" w16du:dateUtc="2024-11-10T20:08:00Z">
        <w:r w:rsidR="148FD5A9" w:rsidRPr="003B2415" w:rsidDel="00D26ACC">
          <w:rPr>
            <w:rFonts w:ascii="Arial" w:hAnsi="Arial" w:cs="Arial"/>
            <w:sz w:val="20"/>
            <w:szCs w:val="20"/>
          </w:rPr>
          <w:delText xml:space="preserve">Based </w:delText>
        </w:r>
      </w:del>
      <w:ins w:id="77" w:author="mattnassar@gmail.com" w:date="2024-11-10T15:08:00Z" w16du:dateUtc="2024-11-10T20:08:00Z">
        <w:r w:rsidR="00D26ACC">
          <w:rPr>
            <w:rFonts w:ascii="Arial" w:hAnsi="Arial" w:cs="Arial"/>
            <w:sz w:val="20"/>
            <w:szCs w:val="20"/>
          </w:rPr>
          <w:t>b</w:t>
        </w:r>
        <w:r w:rsidR="00D26ACC" w:rsidRPr="003B2415">
          <w:rPr>
            <w:rFonts w:ascii="Arial" w:hAnsi="Arial" w:cs="Arial"/>
            <w:sz w:val="20"/>
            <w:szCs w:val="20"/>
          </w:rPr>
          <w:t xml:space="preserve">ased </w:t>
        </w:r>
      </w:ins>
      <w:r w:rsidR="148FD5A9" w:rsidRPr="003B2415">
        <w:rPr>
          <w:rFonts w:ascii="Arial" w:hAnsi="Arial" w:cs="Arial"/>
          <w:sz w:val="20"/>
          <w:szCs w:val="20"/>
        </w:rPr>
        <w:t xml:space="preserve">on individual fMRI scans during </w:t>
      </w:r>
      <w:r w:rsidR="148FD5A9" w:rsidRPr="003B2415" w:rsidDel="00AE5EDE">
        <w:rPr>
          <w:rFonts w:ascii="Arial" w:hAnsi="Arial" w:cs="Arial"/>
          <w:sz w:val="20"/>
          <w:szCs w:val="20"/>
        </w:rPr>
        <w:t>the</w:t>
      </w:r>
      <w:r w:rsidR="148FD5A9" w:rsidRPr="003B2415">
        <w:rPr>
          <w:rFonts w:ascii="Arial" w:hAnsi="Arial" w:cs="Arial"/>
          <w:sz w:val="20"/>
          <w:szCs w:val="20"/>
        </w:rPr>
        <w:t xml:space="preserve"> </w:t>
      </w:r>
      <w:r w:rsidR="00B2559F">
        <w:rPr>
          <w:rFonts w:ascii="Arial" w:hAnsi="Arial" w:cs="Arial"/>
          <w:sz w:val="20"/>
          <w:szCs w:val="20"/>
        </w:rPr>
        <w:t>novel flanker</w:t>
      </w:r>
      <w:r w:rsidR="148FD5A9" w:rsidRPr="003B2415">
        <w:rPr>
          <w:rFonts w:ascii="Arial" w:hAnsi="Arial" w:cs="Arial"/>
          <w:sz w:val="20"/>
          <w:szCs w:val="20"/>
        </w:rPr>
        <w:t xml:space="preserve"> task, we will determine individual target locations within the </w:t>
      </w:r>
      <w:proofErr w:type="spellStart"/>
      <w:r w:rsidR="148FD5A9" w:rsidRPr="003B2415">
        <w:rPr>
          <w:rFonts w:ascii="Arial" w:hAnsi="Arial" w:cs="Arial"/>
          <w:sz w:val="20"/>
          <w:szCs w:val="20"/>
        </w:rPr>
        <w:t>pMFC</w:t>
      </w:r>
      <w:proofErr w:type="spellEnd"/>
      <w:r w:rsidR="148FD5A9" w:rsidRPr="003B2415">
        <w:rPr>
          <w:rFonts w:ascii="Arial" w:hAnsi="Arial" w:cs="Arial"/>
          <w:sz w:val="20"/>
          <w:szCs w:val="20"/>
        </w:rPr>
        <w:t xml:space="preserve"> for each participant. Specifically, the voxel with maximum activity for detecting errors versus correct task performance will be identified. In addition, structural MRI scans will be collected (T1) to create individual skull and head models. Using the software k-Plan and k-Wave, we will determine individual sonication trajectories. Stimulation parameters will be selected such that thermal and mechanical (acoustic) effects are kept within the safety limits </w:t>
      </w:r>
      <w:r w:rsidR="00AC04F2">
        <w:rPr>
          <w:rFonts w:ascii="Arial" w:hAnsi="Arial" w:cs="Arial"/>
          <w:sz w:val="20"/>
          <w:szCs w:val="20"/>
        </w:rPr>
        <w:fldChar w:fldCharType="begin"/>
      </w:r>
      <w:r w:rsidR="00487CB6">
        <w:rPr>
          <w:rFonts w:ascii="Arial" w:hAnsi="Arial" w:cs="Arial"/>
          <w:sz w:val="20"/>
          <w:szCs w:val="20"/>
        </w:rPr>
        <w:instrText xml:space="preserve"> ADDIN EN.CITE &lt;EndNote&gt;&lt;Cite&gt;&lt;Author&gt;Aubry&lt;/Author&gt;&lt;Year&gt;2024&lt;/Year&gt;&lt;RecNum&gt;256&lt;/RecNum&gt;&lt;DisplayText&gt;&lt;style face="superscript"&gt;2&lt;/style&gt;&lt;/DisplayText&gt;&lt;record&gt;&lt;rec-number&gt;256&lt;/rec-number&gt;&lt;foreign-keys&gt;&lt;key app="EN" db-id="xrp5dt9p9p0rr9exz935twzaeaveax2asdvx" timestamp="1730750606"&gt;256&lt;/key&gt;&lt;/foreign-keys&gt;&lt;ref-type name="Journal Article"&gt;17&lt;/ref-type&gt;&lt;contributors&gt;&lt;authors&gt;&lt;author&gt;Aubry,  JF &lt;/author&gt;&lt;author&gt;Attali, D.&lt;/author&gt;&lt;author&gt;Schafer, M.&lt;/author&gt;&lt;author&gt;Fouragnan, E.&lt;/author&gt;&lt;author&gt;Caskey, C. &lt;/author&gt;&lt;author&gt;Caskey, R.&lt;/author&gt;&lt;author&gt;Darmani, G.&lt;/author&gt;&lt;author&gt;Bubrick,  E.&lt;/author&gt;&lt;author&gt;Sallet,  J.&lt;/author&gt;&lt;author&gt;Butler, C.&lt;/author&gt;&lt;author&gt;Stagg, C.&lt;/author&gt;&lt;author&gt;Klein-Flügge, M. &lt;/author&gt;&lt;author&gt;Yoo, S.&lt;/author&gt;&lt;author&gt;Treeby, Brad&lt;/author&gt;&lt;author&gt;Verhagen, L.&lt;/author&gt;&lt;author&gt;Pauly, K.&lt;/author&gt;&lt;/authors&gt;&lt;/contributors&gt;&lt;titles&gt;&lt;title&gt;ITRUSST Consensus on Biophysical Safety for Transcranial Ultrasonic Stimulation&lt;/title&gt;&lt;secondary-title&gt;arXiv:2311.05359&lt;/secondary-title&gt;&lt;/titles&gt;&lt;periodical&gt;&lt;full-title&gt;arXiv:2311.05359&lt;/full-title&gt;&lt;/periodical&gt;&lt;dates&gt;&lt;year&gt;2024&lt;/year&gt;&lt;/dates&gt;&lt;urls&gt;&lt;/urls&gt;&lt;/record&gt;&lt;/Cite&gt;&lt;/EndNote&gt;</w:instrText>
      </w:r>
      <w:r w:rsidR="00AC04F2">
        <w:rPr>
          <w:rFonts w:ascii="Arial" w:hAnsi="Arial" w:cs="Arial"/>
          <w:sz w:val="20"/>
          <w:szCs w:val="20"/>
        </w:rPr>
        <w:fldChar w:fldCharType="separate"/>
      </w:r>
      <w:r w:rsidR="00487CB6" w:rsidRPr="00487CB6">
        <w:rPr>
          <w:rFonts w:ascii="Arial" w:hAnsi="Arial" w:cs="Arial"/>
          <w:noProof/>
          <w:sz w:val="20"/>
          <w:szCs w:val="20"/>
          <w:vertAlign w:val="superscript"/>
        </w:rPr>
        <w:t>2</w:t>
      </w:r>
      <w:r w:rsidR="00AC04F2">
        <w:rPr>
          <w:rFonts w:ascii="Arial" w:hAnsi="Arial" w:cs="Arial"/>
          <w:sz w:val="20"/>
          <w:szCs w:val="20"/>
        </w:rPr>
        <w:fldChar w:fldCharType="end"/>
      </w:r>
      <w:r w:rsidR="00A863C4">
        <w:rPr>
          <w:rFonts w:ascii="Arial" w:hAnsi="Arial" w:cs="Arial"/>
          <w:sz w:val="20"/>
          <w:szCs w:val="20"/>
        </w:rPr>
        <w:t>.</w:t>
      </w:r>
      <w:r w:rsidR="148FD5A9" w:rsidRPr="003B2415">
        <w:rPr>
          <w:rFonts w:ascii="Arial" w:hAnsi="Arial" w:cs="Arial"/>
          <w:sz w:val="20"/>
          <w:szCs w:val="20"/>
        </w:rPr>
        <w:t xml:space="preserve"> In three sessions in counterbalanced order, young healthy participants (N=35) will receive either active TUS of the </w:t>
      </w:r>
      <w:proofErr w:type="spellStart"/>
      <w:r w:rsidR="148FD5A9" w:rsidRPr="003B2415">
        <w:rPr>
          <w:rFonts w:ascii="Arial" w:hAnsi="Arial" w:cs="Arial"/>
          <w:sz w:val="20"/>
          <w:szCs w:val="20"/>
        </w:rPr>
        <w:t>aMCC</w:t>
      </w:r>
      <w:proofErr w:type="spellEnd"/>
      <w:r w:rsidR="148FD5A9" w:rsidRPr="003B2415">
        <w:rPr>
          <w:rFonts w:ascii="Arial" w:hAnsi="Arial" w:cs="Arial"/>
          <w:sz w:val="20"/>
          <w:szCs w:val="20"/>
        </w:rPr>
        <w:t xml:space="preserve">, TUS of an active control region (e.g. posterior cingulate cortex, PCC, or the lateral ventricle, where sonication of CSF should have no effect on neuronal activity) or a sham stimulation, respectively. </w:t>
      </w:r>
      <w:r w:rsidR="00F6413A">
        <w:rPr>
          <w:rFonts w:ascii="Arial" w:hAnsi="Arial" w:cs="Arial"/>
          <w:sz w:val="20"/>
          <w:szCs w:val="20"/>
        </w:rPr>
        <w:t xml:space="preserve">The sample size is based on </w:t>
      </w:r>
      <w:r w:rsidR="0031582F">
        <w:rPr>
          <w:rFonts w:ascii="Arial" w:hAnsi="Arial" w:cs="Arial"/>
          <w:sz w:val="20"/>
          <w:szCs w:val="20"/>
        </w:rPr>
        <w:t xml:space="preserve">power </w:t>
      </w:r>
      <w:r w:rsidR="005C5B03">
        <w:rPr>
          <w:rFonts w:ascii="Arial" w:hAnsi="Arial" w:cs="Arial"/>
          <w:sz w:val="20"/>
          <w:szCs w:val="20"/>
        </w:rPr>
        <w:t>calculations</w:t>
      </w:r>
      <w:r w:rsidR="0031582F">
        <w:rPr>
          <w:rFonts w:ascii="Arial" w:hAnsi="Arial" w:cs="Arial"/>
          <w:sz w:val="20"/>
          <w:szCs w:val="20"/>
        </w:rPr>
        <w:t xml:space="preserve"> </w:t>
      </w:r>
      <w:r w:rsidR="005C5B03">
        <w:rPr>
          <w:rFonts w:ascii="Arial" w:hAnsi="Arial" w:cs="Arial"/>
          <w:sz w:val="20"/>
          <w:szCs w:val="20"/>
        </w:rPr>
        <w:t xml:space="preserve">suggesting that 30 </w:t>
      </w:r>
      <w:r w:rsidR="00A20FB5">
        <w:rPr>
          <w:rFonts w:ascii="Arial" w:hAnsi="Arial" w:cs="Arial"/>
          <w:sz w:val="20"/>
          <w:szCs w:val="20"/>
        </w:rPr>
        <w:t xml:space="preserve">participants are needed for </w:t>
      </w:r>
      <w:r w:rsidR="00110263">
        <w:rPr>
          <w:rFonts w:ascii="Arial" w:hAnsi="Arial" w:cs="Arial"/>
          <w:sz w:val="20"/>
          <w:szCs w:val="20"/>
        </w:rPr>
        <w:t>reliable modulations</w:t>
      </w:r>
      <w:r w:rsidR="002B2C42">
        <w:rPr>
          <w:rFonts w:ascii="Arial" w:hAnsi="Arial" w:cs="Arial"/>
          <w:sz w:val="20"/>
          <w:szCs w:val="20"/>
        </w:rPr>
        <w:t xml:space="preserve"> </w:t>
      </w:r>
      <w:r w:rsidR="00E60A5B">
        <w:rPr>
          <w:rFonts w:ascii="Arial" w:hAnsi="Arial" w:cs="Arial"/>
          <w:sz w:val="20"/>
          <w:szCs w:val="20"/>
        </w:rPr>
        <w:t xml:space="preserve">of neural cognitive control signals </w:t>
      </w:r>
      <w:r w:rsidR="00730E61">
        <w:rPr>
          <w:rFonts w:ascii="Arial" w:hAnsi="Arial" w:cs="Arial"/>
          <w:sz w:val="20"/>
          <w:szCs w:val="20"/>
        </w:rPr>
        <w:fldChar w:fldCharType="begin">
          <w:fldData xml:space="preserve">PEVuZE5vdGU+PENpdGU+PEF1dGhvcj5TdGVlbGU8L0F1dGhvcj48WWVhcj4yMDE2PC9ZZWFyPjxS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PEVuZE5vdGU+PENpdGU+PEF1dGhvcj5TdGVlbGU8L0F1dGhvcj48WWVhcj4yMDE2PC9ZZWFyPjxS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730E61">
        <w:rPr>
          <w:rFonts w:ascii="Arial" w:hAnsi="Arial" w:cs="Arial"/>
          <w:sz w:val="20"/>
          <w:szCs w:val="20"/>
        </w:rPr>
      </w:r>
      <w:r w:rsidR="00730E61">
        <w:rPr>
          <w:rFonts w:ascii="Arial" w:hAnsi="Arial" w:cs="Arial"/>
          <w:sz w:val="20"/>
          <w:szCs w:val="20"/>
        </w:rPr>
        <w:fldChar w:fldCharType="separate"/>
      </w:r>
      <w:r w:rsidR="002A7213" w:rsidRPr="002A7213">
        <w:rPr>
          <w:rFonts w:ascii="Arial" w:hAnsi="Arial" w:cs="Arial"/>
          <w:noProof/>
          <w:sz w:val="20"/>
          <w:szCs w:val="20"/>
          <w:vertAlign w:val="superscript"/>
        </w:rPr>
        <w:t>76</w:t>
      </w:r>
      <w:r w:rsidR="00730E61">
        <w:rPr>
          <w:rFonts w:ascii="Arial" w:hAnsi="Arial" w:cs="Arial"/>
          <w:sz w:val="20"/>
          <w:szCs w:val="20"/>
        </w:rPr>
        <w:fldChar w:fldCharType="end"/>
      </w:r>
      <w:r w:rsidR="00B10F3C">
        <w:rPr>
          <w:rFonts w:ascii="Arial" w:hAnsi="Arial" w:cs="Arial"/>
          <w:sz w:val="20"/>
          <w:szCs w:val="20"/>
        </w:rPr>
        <w:t xml:space="preserve"> and </w:t>
      </w:r>
      <w:r w:rsidR="00E50B38">
        <w:rPr>
          <w:rFonts w:ascii="Arial" w:hAnsi="Arial" w:cs="Arial"/>
          <w:sz w:val="20"/>
          <w:szCs w:val="20"/>
        </w:rPr>
        <w:t>compensating for potential drop</w:t>
      </w:r>
      <w:r w:rsidR="003507DA">
        <w:rPr>
          <w:rFonts w:ascii="Arial" w:hAnsi="Arial" w:cs="Arial"/>
          <w:sz w:val="20"/>
          <w:szCs w:val="20"/>
        </w:rPr>
        <w:t>outs.</w:t>
      </w:r>
      <w:r w:rsidR="00E60A5B">
        <w:rPr>
          <w:rFonts w:ascii="Arial" w:hAnsi="Arial" w:cs="Arial"/>
          <w:sz w:val="20"/>
          <w:szCs w:val="20"/>
        </w:rPr>
        <w:t xml:space="preserve"> </w:t>
      </w:r>
      <w:r w:rsidR="00831229">
        <w:rPr>
          <w:rFonts w:ascii="Arial" w:hAnsi="Arial" w:cs="Arial"/>
          <w:sz w:val="20"/>
          <w:szCs w:val="20"/>
        </w:rPr>
        <w:t xml:space="preserve">In addition, this sample size is </w:t>
      </w:r>
      <w:r w:rsidR="00530879">
        <w:rPr>
          <w:rFonts w:ascii="Arial" w:hAnsi="Arial" w:cs="Arial"/>
          <w:sz w:val="20"/>
          <w:szCs w:val="20"/>
        </w:rPr>
        <w:t xml:space="preserve">significantly exceeding </w:t>
      </w:r>
      <w:r w:rsidR="003C0B22">
        <w:rPr>
          <w:rFonts w:ascii="Arial" w:hAnsi="Arial" w:cs="Arial"/>
          <w:sz w:val="20"/>
          <w:szCs w:val="20"/>
        </w:rPr>
        <w:t xml:space="preserve">previous human TUS studies </w:t>
      </w:r>
      <w:r w:rsidR="00155117">
        <w:rPr>
          <w:rFonts w:ascii="Arial" w:hAnsi="Arial" w:cs="Arial"/>
          <w:sz w:val="20"/>
          <w:szCs w:val="20"/>
        </w:rPr>
        <w:fldChar w:fldCharType="begin">
          <w:fldData xml:space="preserve">PEVuZE5vdGU+PENpdGU+PEF1dGhvcj5TaGFtbGkgT2dobGk8L0F1dGhvcj48WWVhcj4yMDIzPC9Z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PEVuZE5vdGU+PENpdGU+PEF1dGhvcj5TaGFtbGkgT2dobGk8L0F1dGhvcj48WWVhcj4yMDIzPC9Z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155117">
        <w:rPr>
          <w:rFonts w:ascii="Arial" w:hAnsi="Arial" w:cs="Arial"/>
          <w:sz w:val="20"/>
          <w:szCs w:val="20"/>
        </w:rPr>
      </w:r>
      <w:r w:rsidR="00155117">
        <w:rPr>
          <w:rFonts w:ascii="Arial" w:hAnsi="Arial" w:cs="Arial"/>
          <w:sz w:val="20"/>
          <w:szCs w:val="20"/>
        </w:rPr>
        <w:fldChar w:fldCharType="separate"/>
      </w:r>
      <w:r w:rsidR="002A7213" w:rsidRPr="002A7213">
        <w:rPr>
          <w:rFonts w:ascii="Arial" w:hAnsi="Arial" w:cs="Arial"/>
          <w:noProof/>
          <w:sz w:val="20"/>
          <w:szCs w:val="20"/>
          <w:vertAlign w:val="superscript"/>
        </w:rPr>
        <w:t>72,86</w:t>
      </w:r>
      <w:r w:rsidR="00155117">
        <w:rPr>
          <w:rFonts w:ascii="Arial" w:hAnsi="Arial" w:cs="Arial"/>
          <w:sz w:val="20"/>
          <w:szCs w:val="20"/>
        </w:rPr>
        <w:fldChar w:fldCharType="end"/>
      </w:r>
      <w:r w:rsidR="00155117">
        <w:rPr>
          <w:rFonts w:ascii="Arial" w:hAnsi="Arial" w:cs="Arial"/>
          <w:sz w:val="20"/>
          <w:szCs w:val="20"/>
        </w:rPr>
        <w:t>.</w:t>
      </w:r>
      <w:r w:rsidR="002B2C42">
        <w:rPr>
          <w:rFonts w:ascii="Arial" w:hAnsi="Arial" w:cs="Arial"/>
          <w:sz w:val="20"/>
          <w:szCs w:val="20"/>
        </w:rPr>
        <w:t xml:space="preserve"> </w:t>
      </w:r>
      <w:r w:rsidR="148FD5A9" w:rsidRPr="003B2415">
        <w:rPr>
          <w:rFonts w:ascii="Arial" w:hAnsi="Arial" w:cs="Arial"/>
          <w:sz w:val="20"/>
          <w:szCs w:val="20"/>
        </w:rPr>
        <w:t xml:space="preserve">Correct targeting will be ensured using </w:t>
      </w:r>
      <w:proofErr w:type="spellStart"/>
      <w:r w:rsidR="148FD5A9" w:rsidRPr="003B2415">
        <w:rPr>
          <w:rFonts w:ascii="Arial" w:hAnsi="Arial" w:cs="Arial"/>
          <w:sz w:val="20"/>
          <w:szCs w:val="20"/>
        </w:rPr>
        <w:t>neuronavigation</w:t>
      </w:r>
      <w:proofErr w:type="spellEnd"/>
      <w:r w:rsidR="148FD5A9" w:rsidRPr="003B2415">
        <w:rPr>
          <w:rFonts w:ascii="Arial" w:hAnsi="Arial" w:cs="Arial"/>
          <w:sz w:val="20"/>
          <w:szCs w:val="20"/>
        </w:rPr>
        <w:t xml:space="preserve">. Session blinding will be supported by bone-conduction headphones masking acoustic effects of the stimulation duty cycle that could be heard by the participants and </w:t>
      </w:r>
      <w:del w:id="78" w:author="mattnassar@gmail.com" w:date="2024-11-10T15:08:00Z" w16du:dateUtc="2024-11-10T20:08:00Z">
        <w:r w:rsidR="148FD5A9" w:rsidRPr="003B2415" w:rsidDel="00D26ACC">
          <w:rPr>
            <w:rFonts w:ascii="Arial" w:hAnsi="Arial" w:cs="Arial"/>
            <w:sz w:val="20"/>
            <w:szCs w:val="20"/>
          </w:rPr>
          <w:delText xml:space="preserve">could </w:delText>
        </w:r>
      </w:del>
      <w:ins w:id="79" w:author="mattnassar@gmail.com" w:date="2024-11-10T15:08:00Z" w16du:dateUtc="2024-11-10T20:08:00Z">
        <w:r w:rsidR="00D26ACC">
          <w:rPr>
            <w:rFonts w:ascii="Arial" w:hAnsi="Arial" w:cs="Arial"/>
            <w:sz w:val="20"/>
            <w:szCs w:val="20"/>
          </w:rPr>
          <w:t>potentially</w:t>
        </w:r>
        <w:r w:rsidR="00D26ACC" w:rsidRPr="003B2415">
          <w:rPr>
            <w:rFonts w:ascii="Arial" w:hAnsi="Arial" w:cs="Arial"/>
            <w:sz w:val="20"/>
            <w:szCs w:val="20"/>
          </w:rPr>
          <w:t xml:space="preserve"> </w:t>
        </w:r>
      </w:ins>
      <w:r w:rsidR="148FD5A9" w:rsidRPr="003B2415">
        <w:rPr>
          <w:rFonts w:ascii="Arial" w:hAnsi="Arial" w:cs="Arial"/>
          <w:sz w:val="20"/>
          <w:szCs w:val="20"/>
        </w:rPr>
        <w:t xml:space="preserve">exert variable salience effects </w:t>
      </w:r>
      <w:r w:rsidR="00E82B01">
        <w:rPr>
          <w:rFonts w:ascii="Arial" w:hAnsi="Arial" w:cs="Arial"/>
          <w:sz w:val="20"/>
          <w:szCs w:val="20"/>
        </w:rPr>
        <w:fldChar w:fldCharType="begin">
          <w:fldData xml:space="preserve">PEVuZE5vdGU+PENpdGU+PEF1dGhvcj5UZWdlbGJlY2tlcnM8L0F1dGhvcj48WWVhcj4yMDE1PC9Z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PEVuZE5vdGU+PENpdGU+PEF1dGhvcj5UZWdlbGJlY2tlcnM8L0F1dGhvcj48WWVhcj4yMDE1PC9Z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E82B01">
        <w:rPr>
          <w:rFonts w:ascii="Arial" w:hAnsi="Arial" w:cs="Arial"/>
          <w:sz w:val="20"/>
          <w:szCs w:val="20"/>
        </w:rPr>
      </w:r>
      <w:r w:rsidR="00E82B01">
        <w:rPr>
          <w:rFonts w:ascii="Arial" w:hAnsi="Arial" w:cs="Arial"/>
          <w:sz w:val="20"/>
          <w:szCs w:val="20"/>
        </w:rPr>
        <w:fldChar w:fldCharType="separate"/>
      </w:r>
      <w:r w:rsidR="002A7213" w:rsidRPr="002A7213">
        <w:rPr>
          <w:rFonts w:ascii="Arial" w:hAnsi="Arial" w:cs="Arial"/>
          <w:noProof/>
          <w:sz w:val="20"/>
          <w:szCs w:val="20"/>
          <w:vertAlign w:val="superscript"/>
        </w:rPr>
        <w:t>80</w:t>
      </w:r>
      <w:r w:rsidR="00E82B01">
        <w:rPr>
          <w:rFonts w:ascii="Arial" w:hAnsi="Arial" w:cs="Arial"/>
          <w:sz w:val="20"/>
          <w:szCs w:val="20"/>
        </w:rPr>
        <w:fldChar w:fldCharType="end"/>
      </w:r>
      <w:r w:rsidR="00F9308A">
        <w:rPr>
          <w:rFonts w:ascii="Arial" w:hAnsi="Arial" w:cs="Arial"/>
          <w:sz w:val="20"/>
          <w:szCs w:val="20"/>
        </w:rPr>
        <w:t xml:space="preserve">. </w:t>
      </w:r>
      <w:r w:rsidR="148FD5A9" w:rsidRPr="003B2415">
        <w:rPr>
          <w:rFonts w:ascii="Arial" w:hAnsi="Arial" w:cs="Arial"/>
          <w:sz w:val="20"/>
          <w:szCs w:val="20"/>
        </w:rPr>
        <w:t>Bilateral stimulation will be applied offline (before the task) with a fundamental frequency of 250 kHz (4 element transducer) in a 5 Hz protocol (SD=120s; 1/PRF=0.2s; PD=0.03s ramp) with ISPPA of 30W/cm</w:t>
      </w:r>
      <w:r w:rsidR="148FD5A9" w:rsidRPr="003B2415">
        <w:rPr>
          <w:rFonts w:ascii="Arial" w:hAnsi="Arial" w:cs="Arial"/>
          <w:sz w:val="20"/>
          <w:szCs w:val="20"/>
          <w:vertAlign w:val="superscript"/>
        </w:rPr>
        <w:t>2</w:t>
      </w:r>
      <w:r w:rsidR="148FD5A9" w:rsidRPr="003B2415">
        <w:rPr>
          <w:rFonts w:ascii="Arial" w:hAnsi="Arial" w:cs="Arial"/>
          <w:sz w:val="20"/>
          <w:szCs w:val="20"/>
        </w:rPr>
        <w:t>, ISPTA</w:t>
      </w:r>
      <w:r w:rsidR="08935D99" w:rsidRPr="003B2415">
        <w:rPr>
          <w:rFonts w:ascii="Arial" w:hAnsi="Arial" w:cs="Arial"/>
          <w:sz w:val="20"/>
          <w:szCs w:val="20"/>
        </w:rPr>
        <w:t>4.5W/cm</w:t>
      </w:r>
      <w:r w:rsidR="08935D99" w:rsidRPr="003B2415">
        <w:rPr>
          <w:rFonts w:ascii="Arial" w:hAnsi="Arial" w:cs="Arial"/>
          <w:sz w:val="20"/>
          <w:szCs w:val="20"/>
          <w:vertAlign w:val="superscript"/>
        </w:rPr>
        <w:t>2</w:t>
      </w:r>
      <w:r w:rsidR="08935D99" w:rsidRPr="003B2415">
        <w:rPr>
          <w:rFonts w:ascii="Arial" w:hAnsi="Arial" w:cs="Arial"/>
          <w:sz w:val="20"/>
          <w:szCs w:val="20"/>
        </w:rPr>
        <w:t xml:space="preserve"> and 60 mm focus. Simulations were performed and revealed that the applied intensity is within the safety limits</w:t>
      </w:r>
      <w:ins w:id="80" w:author="mattnassar@gmail.com" w:date="2024-11-10T15:08:00Z" w16du:dateUtc="2024-11-10T20:08:00Z">
        <w:r w:rsidR="00D26ACC">
          <w:rPr>
            <w:rFonts w:ascii="Arial" w:hAnsi="Arial" w:cs="Arial"/>
            <w:sz w:val="20"/>
            <w:szCs w:val="20"/>
          </w:rPr>
          <w:t>.</w:t>
        </w:r>
      </w:ins>
      <w:del w:id="81" w:author="mattnassar@gmail.com" w:date="2024-11-10T15:08:00Z" w16du:dateUtc="2024-11-10T20:08:00Z">
        <w:r w:rsidR="08935D99" w:rsidRPr="003B2415" w:rsidDel="00D26ACC">
          <w:rPr>
            <w:rFonts w:ascii="Arial" w:hAnsi="Arial" w:cs="Arial"/>
            <w:sz w:val="20"/>
            <w:szCs w:val="20"/>
          </w:rPr>
          <w:delText>;</w:delText>
        </w:r>
      </w:del>
      <w:r w:rsidR="08935D99" w:rsidRPr="003B2415">
        <w:rPr>
          <w:rFonts w:ascii="Arial" w:hAnsi="Arial" w:cs="Arial"/>
          <w:sz w:val="20"/>
          <w:szCs w:val="20"/>
        </w:rPr>
        <w:t xml:space="preserve"> </w:t>
      </w:r>
      <w:ins w:id="82" w:author="mattnassar@gmail.com" w:date="2024-11-10T15:08:00Z" w16du:dateUtc="2024-11-10T20:08:00Z">
        <w:r w:rsidR="00D26ACC">
          <w:rPr>
            <w:rFonts w:ascii="Arial" w:hAnsi="Arial" w:cs="Arial"/>
            <w:sz w:val="20"/>
            <w:szCs w:val="20"/>
          </w:rPr>
          <w:t>T</w:t>
        </w:r>
      </w:ins>
      <w:del w:id="83" w:author="mattnassar@gmail.com" w:date="2024-11-10T15:08:00Z" w16du:dateUtc="2024-11-10T20:08:00Z">
        <w:r w:rsidR="08935D99" w:rsidRPr="003B2415" w:rsidDel="00D26ACC">
          <w:rPr>
            <w:rFonts w:ascii="Arial" w:hAnsi="Arial" w:cs="Arial"/>
            <w:sz w:val="20"/>
            <w:szCs w:val="20"/>
          </w:rPr>
          <w:delText>t</w:delText>
        </w:r>
      </w:del>
      <w:r w:rsidR="08935D99" w:rsidRPr="003B2415">
        <w:rPr>
          <w:rFonts w:ascii="Arial" w:hAnsi="Arial" w:cs="Arial"/>
          <w:sz w:val="20"/>
          <w:szCs w:val="20"/>
        </w:rPr>
        <w:t>he</w:t>
      </w:r>
      <w:ins w:id="84" w:author="mattnassar@gmail.com" w:date="2024-11-10T15:08:00Z" w16du:dateUtc="2024-11-10T20:08:00Z">
        <w:r w:rsidR="00D26ACC">
          <w:rPr>
            <w:rFonts w:ascii="Arial" w:hAnsi="Arial" w:cs="Arial"/>
            <w:sz w:val="20"/>
            <w:szCs w:val="20"/>
          </w:rPr>
          <w:t>se</w:t>
        </w:r>
      </w:ins>
      <w:r w:rsidR="08935D99" w:rsidRPr="003B2415">
        <w:rPr>
          <w:rFonts w:ascii="Arial" w:hAnsi="Arial" w:cs="Arial"/>
          <w:sz w:val="20"/>
          <w:szCs w:val="20"/>
        </w:rPr>
        <w:t xml:space="preserve"> simulations will be repeated for every individual head model based on anatomical MRIs. Directly after TUS application, participants will perform the </w:t>
      </w:r>
      <w:r w:rsidR="00563D2B">
        <w:rPr>
          <w:rFonts w:ascii="Arial" w:hAnsi="Arial" w:cs="Arial"/>
          <w:sz w:val="20"/>
          <w:szCs w:val="20"/>
        </w:rPr>
        <w:t>novel flanker</w:t>
      </w:r>
      <w:r w:rsidR="08935D99" w:rsidRPr="003B2415">
        <w:rPr>
          <w:rFonts w:ascii="Arial" w:hAnsi="Arial" w:cs="Arial"/>
          <w:sz w:val="20"/>
          <w:szCs w:val="20"/>
        </w:rPr>
        <w:t xml:space="preserve"> task, while EEG is recorded.</w:t>
      </w:r>
    </w:p>
    <w:p w14:paraId="40D21F66" w14:textId="23C836BB" w:rsidR="00B871C3" w:rsidRPr="006A0173" w:rsidRDefault="00B871C3" w:rsidP="00D5030A">
      <w:pPr>
        <w:jc w:val="both"/>
        <w:rPr>
          <w:rFonts w:ascii="Arial" w:hAnsi="Arial" w:cs="Arial"/>
          <w:sz w:val="12"/>
          <w:szCs w:val="12"/>
        </w:rPr>
      </w:pPr>
    </w:p>
    <w:p w14:paraId="5977C9A4" w14:textId="0388F68A" w:rsidR="08935D99" w:rsidRPr="003B2415" w:rsidRDefault="00B871C3" w:rsidP="00D5030A">
      <w:pPr>
        <w:jc w:val="both"/>
        <w:rPr>
          <w:rFonts w:ascii="Arial" w:hAnsi="Arial" w:cs="Arial"/>
          <w:sz w:val="20"/>
          <w:szCs w:val="20"/>
        </w:rPr>
      </w:pPr>
      <w:r>
        <w:rPr>
          <w:rFonts w:ascii="Arial" w:hAnsi="Arial" w:cs="Arial"/>
          <w:sz w:val="20"/>
          <w:szCs w:val="20"/>
        </w:rPr>
        <w:lastRenderedPageBreak/>
        <w:t xml:space="preserve">As </w:t>
      </w:r>
      <w:r w:rsidR="00967DC7">
        <w:rPr>
          <w:rFonts w:ascii="Arial" w:hAnsi="Arial" w:cs="Arial"/>
          <w:sz w:val="20"/>
          <w:szCs w:val="20"/>
        </w:rPr>
        <w:t xml:space="preserve">described previously, </w:t>
      </w:r>
      <w:r w:rsidR="00FD2EC9">
        <w:rPr>
          <w:rFonts w:ascii="Arial" w:hAnsi="Arial" w:cs="Arial"/>
          <w:sz w:val="20"/>
          <w:szCs w:val="20"/>
        </w:rPr>
        <w:t>h</w:t>
      </w:r>
      <w:r w:rsidRPr="4843042D">
        <w:rPr>
          <w:rFonts w:ascii="Arial" w:hAnsi="Arial" w:cs="Arial"/>
          <w:sz w:val="20"/>
          <w:szCs w:val="20"/>
        </w:rPr>
        <w:t>uman and RNN choice and reaction time data will be analyzed with regressions</w:t>
      </w:r>
      <w:r w:rsidR="00FD2EC9">
        <w:rPr>
          <w:rFonts w:ascii="Arial" w:hAnsi="Arial" w:cs="Arial"/>
          <w:sz w:val="20"/>
          <w:szCs w:val="20"/>
        </w:rPr>
        <w:t xml:space="preserve"> and</w:t>
      </w:r>
      <w:r w:rsidRPr="4843042D">
        <w:rPr>
          <w:rFonts w:ascii="Arial" w:hAnsi="Arial" w:cs="Arial"/>
          <w:sz w:val="20"/>
          <w:szCs w:val="20"/>
        </w:rPr>
        <w:t xml:space="preserve"> fit with a joint RL-DDM model capable of describing both within trial and across trial control effects.</w:t>
      </w:r>
      <w:r w:rsidR="00A37DA9">
        <w:rPr>
          <w:rFonts w:ascii="Arial" w:hAnsi="Arial" w:cs="Arial"/>
          <w:sz w:val="20"/>
          <w:szCs w:val="20"/>
        </w:rPr>
        <w:t xml:space="preserve"> For </w:t>
      </w:r>
      <w:r w:rsidR="00051927">
        <w:rPr>
          <w:rFonts w:ascii="Arial" w:hAnsi="Arial" w:cs="Arial"/>
          <w:sz w:val="20"/>
          <w:szCs w:val="20"/>
        </w:rPr>
        <w:t xml:space="preserve">model fitting, we will use </w:t>
      </w:r>
      <w:r w:rsidR="00C5193B">
        <w:rPr>
          <w:rFonts w:ascii="Arial" w:hAnsi="Arial" w:cs="Arial"/>
          <w:sz w:val="20"/>
          <w:szCs w:val="20"/>
        </w:rPr>
        <w:t xml:space="preserve">the </w:t>
      </w:r>
      <w:r w:rsidR="00D57398">
        <w:rPr>
          <w:rFonts w:ascii="Arial" w:hAnsi="Arial" w:cs="Arial"/>
          <w:sz w:val="20"/>
          <w:szCs w:val="20"/>
        </w:rPr>
        <w:t>l</w:t>
      </w:r>
      <w:r w:rsidR="00D57398" w:rsidRPr="00D57398">
        <w:rPr>
          <w:rFonts w:ascii="Arial" w:hAnsi="Arial" w:cs="Arial"/>
          <w:sz w:val="20"/>
          <w:szCs w:val="20"/>
        </w:rPr>
        <w:t>arge dataset</w:t>
      </w:r>
      <w:r w:rsidR="00D57398">
        <w:rPr>
          <w:rFonts w:ascii="Arial" w:hAnsi="Arial" w:cs="Arial"/>
          <w:sz w:val="20"/>
          <w:szCs w:val="20"/>
        </w:rPr>
        <w:t xml:space="preserve"> from </w:t>
      </w:r>
      <w:r w:rsidR="002F6AB6">
        <w:rPr>
          <w:rFonts w:ascii="Arial" w:hAnsi="Arial" w:cs="Arial"/>
          <w:sz w:val="20"/>
          <w:szCs w:val="20"/>
        </w:rPr>
        <w:t xml:space="preserve">Aim </w:t>
      </w:r>
      <w:r w:rsidR="00D57398">
        <w:rPr>
          <w:rFonts w:ascii="Arial" w:hAnsi="Arial" w:cs="Arial"/>
          <w:sz w:val="20"/>
          <w:szCs w:val="20"/>
        </w:rPr>
        <w:t>2</w:t>
      </w:r>
      <w:r w:rsidR="00D57398" w:rsidRPr="00D57398">
        <w:rPr>
          <w:rFonts w:ascii="Arial" w:hAnsi="Arial" w:cs="Arial"/>
          <w:sz w:val="20"/>
          <w:szCs w:val="20"/>
        </w:rPr>
        <w:t xml:space="preserve"> to constrain the free parameters in fits to the TUS data through hierarchical modeling</w:t>
      </w:r>
      <w:r w:rsidR="00D57398">
        <w:rPr>
          <w:rFonts w:ascii="Arial" w:hAnsi="Arial" w:cs="Arial"/>
          <w:sz w:val="20"/>
          <w:szCs w:val="20"/>
        </w:rPr>
        <w:t>.</w:t>
      </w:r>
      <w:r w:rsidR="000C3D02">
        <w:rPr>
          <w:rFonts w:ascii="Arial" w:hAnsi="Arial" w:cs="Arial"/>
          <w:sz w:val="20"/>
          <w:szCs w:val="20"/>
        </w:rPr>
        <w:t xml:space="preserve"> </w:t>
      </w:r>
      <w:r w:rsidR="005E492F">
        <w:rPr>
          <w:rFonts w:ascii="Arial" w:hAnsi="Arial" w:cs="Arial"/>
          <w:sz w:val="20"/>
          <w:szCs w:val="20"/>
        </w:rPr>
        <w:t>Moreover, we</w:t>
      </w:r>
      <w:r>
        <w:rPr>
          <w:rFonts w:ascii="Arial" w:hAnsi="Arial" w:cs="Arial"/>
          <w:sz w:val="20"/>
          <w:szCs w:val="20"/>
        </w:rPr>
        <w:t xml:space="preserve"> examine within-trial model dynamics and compare it to EEG recordings from human participants</w:t>
      </w:r>
      <w:r w:rsidR="008A0063">
        <w:rPr>
          <w:rFonts w:ascii="Arial" w:hAnsi="Arial" w:cs="Arial"/>
          <w:sz w:val="20"/>
          <w:szCs w:val="20"/>
        </w:rPr>
        <w:t>.</w:t>
      </w:r>
      <w:r w:rsidR="00F728D0">
        <w:rPr>
          <w:rFonts w:ascii="Arial" w:hAnsi="Arial" w:cs="Arial"/>
          <w:sz w:val="20"/>
          <w:szCs w:val="20"/>
        </w:rPr>
        <w:t xml:space="preserve"> </w:t>
      </w:r>
      <w:r w:rsidR="08935D99" w:rsidRPr="003B2415">
        <w:rPr>
          <w:rFonts w:ascii="Arial" w:hAnsi="Arial" w:cs="Arial"/>
          <w:sz w:val="20"/>
          <w:szCs w:val="20"/>
        </w:rPr>
        <w:t xml:space="preserve">We will use the results from the model perturbations to interpret the effects of TUS-mediated </w:t>
      </w:r>
      <w:proofErr w:type="spellStart"/>
      <w:r w:rsidR="08935D99" w:rsidRPr="003B2415">
        <w:rPr>
          <w:rFonts w:ascii="Arial" w:hAnsi="Arial" w:cs="Arial"/>
          <w:sz w:val="20"/>
          <w:szCs w:val="20"/>
        </w:rPr>
        <w:t>aMCC</w:t>
      </w:r>
      <w:proofErr w:type="spellEnd"/>
      <w:r w:rsidR="08935D99" w:rsidRPr="003B2415">
        <w:rPr>
          <w:rFonts w:ascii="Arial" w:hAnsi="Arial" w:cs="Arial"/>
          <w:sz w:val="20"/>
          <w:szCs w:val="20"/>
        </w:rPr>
        <w:t xml:space="preserve"> </w:t>
      </w:r>
      <w:r w:rsidR="00560830">
        <w:rPr>
          <w:rFonts w:ascii="Arial" w:hAnsi="Arial" w:cs="Arial"/>
          <w:sz w:val="20"/>
          <w:szCs w:val="20"/>
        </w:rPr>
        <w:t xml:space="preserve">in order </w:t>
      </w:r>
      <w:r w:rsidR="08935D99" w:rsidRPr="003B2415">
        <w:rPr>
          <w:rFonts w:ascii="Arial" w:hAnsi="Arial" w:cs="Arial"/>
          <w:sz w:val="20"/>
          <w:szCs w:val="20"/>
        </w:rPr>
        <w:t>to test the following sub-hypotheses:</w:t>
      </w:r>
    </w:p>
    <w:p w14:paraId="06A019BD" w14:textId="77777777" w:rsidR="00C6105B" w:rsidRPr="006A0173" w:rsidRDefault="00C6105B" w:rsidP="00D5030A">
      <w:pPr>
        <w:jc w:val="both"/>
        <w:rPr>
          <w:rFonts w:ascii="Arial" w:hAnsi="Arial" w:cs="Arial"/>
          <w:sz w:val="12"/>
          <w:szCs w:val="12"/>
        </w:rPr>
      </w:pPr>
    </w:p>
    <w:p w14:paraId="0FE6CF67" w14:textId="540C0DEF" w:rsidR="009371CC" w:rsidRPr="00687128" w:rsidRDefault="00D107DC" w:rsidP="00D5030A">
      <w:pPr>
        <w:jc w:val="both"/>
        <w:rPr>
          <w:rFonts w:ascii="Arial" w:hAnsi="Arial" w:cs="Arial"/>
          <w:sz w:val="20"/>
          <w:szCs w:val="20"/>
          <w:lang w:eastAsia="en-GB" w:bidi="he-IL"/>
        </w:rPr>
      </w:pPr>
      <w:r w:rsidRPr="003B2415">
        <w:rPr>
          <w:rFonts w:ascii="Arial" w:hAnsi="Arial" w:cs="Arial"/>
          <w:b/>
          <w:bCs/>
          <w:sz w:val="20"/>
          <w:szCs w:val="20"/>
        </w:rPr>
        <w:t>H3.1 TUS will modulate the integration window of previously experienced conflict</w:t>
      </w:r>
      <w:r w:rsidR="00AA4BDF">
        <w:rPr>
          <w:rFonts w:ascii="Arial" w:hAnsi="Arial" w:cs="Arial"/>
          <w:sz w:val="20"/>
          <w:szCs w:val="20"/>
        </w:rPr>
        <w:t xml:space="preserve">. </w:t>
      </w:r>
      <w:r w:rsidRPr="005633DC">
        <w:rPr>
          <w:rFonts w:ascii="Arial" w:hAnsi="Arial" w:cs="Arial"/>
          <w:sz w:val="20"/>
          <w:szCs w:val="20"/>
        </w:rPr>
        <w:t xml:space="preserve">Based on the evidence suggesting that the </w:t>
      </w:r>
      <w:proofErr w:type="spellStart"/>
      <w:r w:rsidRPr="005633DC">
        <w:rPr>
          <w:rFonts w:ascii="Arial" w:hAnsi="Arial" w:cs="Arial"/>
          <w:sz w:val="20"/>
          <w:szCs w:val="20"/>
        </w:rPr>
        <w:t>aMCC</w:t>
      </w:r>
      <w:proofErr w:type="spellEnd"/>
      <w:r w:rsidRPr="005633DC">
        <w:rPr>
          <w:rFonts w:ascii="Arial" w:hAnsi="Arial" w:cs="Arial"/>
          <w:sz w:val="20"/>
          <w:szCs w:val="20"/>
        </w:rPr>
        <w:t xml:space="preserve"> is crucial to </w:t>
      </w:r>
      <w:r w:rsidRPr="006A0173">
        <w:rPr>
          <w:rFonts w:ascii="Arial" w:hAnsi="Arial" w:cs="Arial"/>
          <w:sz w:val="20"/>
          <w:szCs w:val="20"/>
        </w:rPr>
        <w:t xml:space="preserve">track trends in the environment </w:t>
      </w:r>
      <w:r w:rsidR="001849DF">
        <w:rPr>
          <w:rFonts w:ascii="Arial" w:hAnsi="Arial" w:cs="Arial"/>
          <w:sz w:val="20"/>
          <w:szCs w:val="20"/>
        </w:rPr>
        <w:fldChar w:fldCharType="begin">
          <w:fldData xml:space="preserve">PEVuZE5vdGU+PENpdGU+PEF1dGhvcj5CZXJuYWNjaGlhPC9BdXRob3I+PFllYXI+MjAxMTwvWWVh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PEVuZE5vdGU+PENpdGU+PEF1dGhvcj5CZXJuYWNjaGlhPC9BdXRob3I+PFllYXI+MjAxMTwvWWVh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1849DF">
        <w:rPr>
          <w:rFonts w:ascii="Arial" w:hAnsi="Arial" w:cs="Arial"/>
          <w:sz w:val="20"/>
          <w:szCs w:val="20"/>
        </w:rPr>
      </w:r>
      <w:r w:rsidR="001849DF">
        <w:rPr>
          <w:rFonts w:ascii="Arial" w:hAnsi="Arial" w:cs="Arial"/>
          <w:sz w:val="20"/>
          <w:szCs w:val="20"/>
        </w:rPr>
        <w:fldChar w:fldCharType="separate"/>
      </w:r>
      <w:r w:rsidR="002A7213" w:rsidRPr="002A7213">
        <w:rPr>
          <w:rFonts w:ascii="Arial" w:hAnsi="Arial" w:cs="Arial"/>
          <w:noProof/>
          <w:sz w:val="20"/>
          <w:szCs w:val="20"/>
          <w:vertAlign w:val="superscript"/>
        </w:rPr>
        <w:t>4,13,47,51,55,71,75,85</w:t>
      </w:r>
      <w:r w:rsidR="001849DF">
        <w:rPr>
          <w:rFonts w:ascii="Arial" w:hAnsi="Arial" w:cs="Arial"/>
          <w:sz w:val="20"/>
          <w:szCs w:val="20"/>
        </w:rPr>
        <w:fldChar w:fldCharType="end"/>
      </w:r>
      <w:r w:rsidRPr="005633DC">
        <w:rPr>
          <w:rFonts w:ascii="Arial" w:hAnsi="Arial" w:cs="Arial"/>
          <w:sz w:val="20"/>
          <w:szCs w:val="20"/>
        </w:rPr>
        <w:t xml:space="preserve"> and integrating information over longer time scales</w:t>
      </w:r>
      <w:r w:rsidRPr="006A0173">
        <w:rPr>
          <w:rFonts w:ascii="Arial" w:hAnsi="Arial" w:cs="Arial"/>
          <w:sz w:val="20"/>
          <w:szCs w:val="20"/>
        </w:rPr>
        <w:t xml:space="preserve"> </w:t>
      </w:r>
      <w:r w:rsidR="0081670A">
        <w:rPr>
          <w:rFonts w:ascii="Arial" w:hAnsi="Arial" w:cs="Arial"/>
          <w:sz w:val="20"/>
          <w:szCs w:val="20"/>
        </w:rPr>
        <w:fldChar w:fldCharType="begin"/>
      </w:r>
      <w:r w:rsidR="002A7213">
        <w:rPr>
          <w:rFonts w:ascii="Arial" w:hAnsi="Arial" w:cs="Arial"/>
          <w:sz w:val="20"/>
          <w:szCs w:val="20"/>
        </w:rPr>
        <w:instrText xml:space="preserve"> ADDIN EN.CITE &lt;EndNote&gt;&lt;Cite&gt;&lt;Author&gt;Kennerley&lt;/Author&gt;&lt;Year&gt;2006&lt;/Year&gt;&lt;RecNum&gt;263&lt;/RecNum&gt;&lt;DisplayText&gt;&lt;style face="superscript"&gt;42&lt;/style&gt;&lt;/DisplayText&gt;&lt;record&gt;&lt;rec-number&gt;263&lt;/rec-number&gt;&lt;foreign-keys&gt;&lt;key app="EN" db-id="xrp5dt9p9p0rr9exz935twzaeaveax2asdvx" timestamp="1730750947"&gt;263&lt;/key&gt;&lt;/foreign-keys&gt;&lt;ref-type name="Journal Article"&gt;17&lt;/ref-type&gt;&lt;contributors&gt;&lt;authors&gt;&lt;author&gt;Kennerley, S. W.&lt;/author&gt;&lt;author&gt;Walton, M. E.&lt;/author&gt;&lt;author&gt;Behrens, T. E.&lt;/author&gt;&lt;author&gt;Buckley, M. J.&lt;/author&gt;&lt;author&gt;Rushworth, M. F.&lt;/author&gt;&lt;/authors&gt;&lt;/contributors&gt;&lt;auth-address&gt;Department of Experimental Psychology, South Parks Road, Oxford OX1 3UD, UK. skennerley@berkeley.edu&lt;/auth-address&gt;&lt;titles&gt;&lt;title&gt;Optimal decision making and the anterior cingulate cortex&lt;/title&gt;&lt;secondary-title&gt;Nat Neurosci&lt;/secondary-title&gt;&lt;/titles&gt;&lt;periodical&gt;&lt;full-title&gt;Nat Neurosci&lt;/full-title&gt;&lt;/periodical&gt;&lt;pages&gt;940-7&lt;/pages&gt;&lt;volume&gt;9&lt;/volume&gt;&lt;number&gt;7&lt;/number&gt;&lt;edition&gt;20060618&lt;/edition&gt;&lt;keywords&gt;&lt;keyword&gt;Animals&lt;/keyword&gt;&lt;keyword&gt;Behavior, Animal&lt;/keyword&gt;&lt;keyword&gt;Conditioning, Operant/physiology&lt;/keyword&gt;&lt;keyword&gt;Decision Making/*physiology&lt;/keyword&gt;&lt;keyword&gt;Gyrus Cinguli/*physiology&lt;/keyword&gt;&lt;keyword&gt;Macaca mulatta&lt;/keyword&gt;&lt;keyword&gt;Male&lt;/keyword&gt;&lt;keyword&gt;Probability Learning&lt;/keyword&gt;&lt;keyword&gt;Psychomotor Performance/physiology&lt;/keyword&gt;&lt;keyword&gt;Reinforcement Schedule&lt;/keyword&gt;&lt;keyword&gt;*Reinforcement, Psychology&lt;/keyword&gt;&lt;/keywords&gt;&lt;dates&gt;&lt;year&gt;2006&lt;/year&gt;&lt;pub-dates&gt;&lt;date&gt;Jul&lt;/date&gt;&lt;/pub-dates&gt;&lt;/dates&gt;&lt;isbn&gt;1097-6256 (Print)&amp;#xD;1097-6256&lt;/isbn&gt;&lt;accession-num&gt;16783368&lt;/accession-num&gt;&lt;urls&gt;&lt;/urls&gt;&lt;electronic-resource-num&gt;10.1038/nn1724&lt;/electronic-resource-num&gt;&lt;remote-database-provider&gt;NLM&lt;/remote-database-provider&gt;&lt;language&gt;eng&lt;/language&gt;&lt;/record&gt;&lt;/Cite&gt;&lt;/EndNote&gt;</w:instrText>
      </w:r>
      <w:r w:rsidR="0081670A">
        <w:rPr>
          <w:rFonts w:ascii="Arial" w:hAnsi="Arial" w:cs="Arial"/>
          <w:sz w:val="20"/>
          <w:szCs w:val="20"/>
        </w:rPr>
        <w:fldChar w:fldCharType="separate"/>
      </w:r>
      <w:r w:rsidR="002A7213" w:rsidRPr="002A7213">
        <w:rPr>
          <w:rFonts w:ascii="Arial" w:hAnsi="Arial" w:cs="Arial"/>
          <w:noProof/>
          <w:sz w:val="20"/>
          <w:szCs w:val="20"/>
          <w:vertAlign w:val="superscript"/>
        </w:rPr>
        <w:t>42</w:t>
      </w:r>
      <w:r w:rsidR="0081670A">
        <w:rPr>
          <w:rFonts w:ascii="Arial" w:hAnsi="Arial" w:cs="Arial"/>
          <w:sz w:val="20"/>
          <w:szCs w:val="20"/>
        </w:rPr>
        <w:fldChar w:fldCharType="end"/>
      </w:r>
      <w:r w:rsidRPr="006A0173">
        <w:rPr>
          <w:rFonts w:ascii="Arial" w:hAnsi="Arial" w:cs="Arial"/>
          <w:sz w:val="20"/>
          <w:szCs w:val="20"/>
        </w:rPr>
        <w:t xml:space="preserve">, we propose that TUS </w:t>
      </w:r>
      <w:ins w:id="85" w:author="mattnassar@gmail.com" w:date="2024-11-10T15:09:00Z" w16du:dateUtc="2024-11-10T20:09:00Z">
        <w:r w:rsidR="00D26ACC">
          <w:rPr>
            <w:rFonts w:ascii="Arial" w:hAnsi="Arial" w:cs="Arial"/>
            <w:sz w:val="20"/>
            <w:szCs w:val="20"/>
          </w:rPr>
          <w:t xml:space="preserve">to this region </w:t>
        </w:r>
      </w:ins>
      <w:r w:rsidRPr="006A0173">
        <w:rPr>
          <w:rFonts w:ascii="Arial" w:hAnsi="Arial" w:cs="Arial"/>
          <w:sz w:val="20"/>
          <w:szCs w:val="20"/>
        </w:rPr>
        <w:t xml:space="preserve">will affect </w:t>
      </w:r>
      <w:r>
        <w:rPr>
          <w:rFonts w:ascii="Arial" w:hAnsi="Arial" w:cs="Arial"/>
          <w:sz w:val="20"/>
          <w:szCs w:val="20"/>
        </w:rPr>
        <w:t xml:space="preserve">the degree to which recent incongruent trials drive up expectations that control will be necessary. </w:t>
      </w:r>
      <w:r w:rsidR="4D9C5730" w:rsidRPr="4D9C5730">
        <w:rPr>
          <w:rFonts w:ascii="Arial" w:hAnsi="Arial" w:cs="Arial"/>
          <w:sz w:val="20"/>
          <w:szCs w:val="20"/>
        </w:rPr>
        <w:t>Based on work suggesting that TUS will promote increased excitation relative to inhibition</w:t>
      </w:r>
      <w:r w:rsidR="00587840">
        <w:rPr>
          <w:rFonts w:ascii="Arial" w:hAnsi="Arial" w:cs="Arial"/>
          <w:sz w:val="20"/>
          <w:szCs w:val="20"/>
        </w:rPr>
        <w:t xml:space="preserve"> </w:t>
      </w:r>
      <w:r w:rsidR="000367CB">
        <w:rPr>
          <w:rFonts w:ascii="Arial" w:hAnsi="Arial" w:cs="Arial"/>
          <w:sz w:val="20"/>
          <w:szCs w:val="20"/>
        </w:rPr>
        <w:fldChar w:fldCharType="begin">
          <w:fldData xml:space="preserve">PEVuZE5vdGU+PENpdGU+PEF1dGhvcj5aZW5nPC9BdXRob3I+PFllYXI+MjAyNDwvWWVhcj48UmVj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cmNlLW51bT4xMC4xMDE2L2ouYnJzLjIwMjQuMDMuMDAxPC9lbGVjdHJvbmljLXJlc291cmNlLW51
bT48cmVtb3RlLWRhdGFiYXNlLXByb3ZpZGVyPk5MTTwvcmVtb3RlLWRhdGFiYXNlLXByb3ZpZGVy
PjxsYW5ndWFnZT5lbmc8L2xhbmd1YWdlPjwvcmVjb3JkPjwvQ2l0ZT48L0VuZE5vdGU+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PEVuZE5vdGU+PENpdGU+PEF1dGhvcj5aZW5nPC9BdXRob3I+PFllYXI+MjAyNDwvWWVhcj48UmVj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cmNlLW51bT4xMC4xMDE2L2ouYnJzLjIwMjQuMDMuMDAxPC9lbGVjdHJvbmljLXJlc291cmNlLW51
bT48cmVtb3RlLWRhdGFiYXNlLXByb3ZpZGVyPk5MTTwvcmVtb3RlLWRhdGFiYXNlLXByb3ZpZGVy
PjxsYW5ndWFnZT5lbmc8L2xhbmd1YWdlPjwvcmVjb3JkPjwvQ2l0ZT48L0VuZE5vdGU+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0367CB">
        <w:rPr>
          <w:rFonts w:ascii="Arial" w:hAnsi="Arial" w:cs="Arial"/>
          <w:sz w:val="20"/>
          <w:szCs w:val="20"/>
        </w:rPr>
      </w:r>
      <w:r w:rsidR="000367CB">
        <w:rPr>
          <w:rFonts w:ascii="Arial" w:hAnsi="Arial" w:cs="Arial"/>
          <w:sz w:val="20"/>
          <w:szCs w:val="20"/>
        </w:rPr>
        <w:fldChar w:fldCharType="separate"/>
      </w:r>
      <w:r w:rsidR="002A7213" w:rsidRPr="002A7213">
        <w:rPr>
          <w:rFonts w:ascii="Arial" w:hAnsi="Arial" w:cs="Arial"/>
          <w:noProof/>
          <w:sz w:val="20"/>
          <w:szCs w:val="20"/>
          <w:vertAlign w:val="superscript"/>
        </w:rPr>
        <w:t>91</w:t>
      </w:r>
      <w:r w:rsidR="000367CB">
        <w:rPr>
          <w:rFonts w:ascii="Arial" w:hAnsi="Arial" w:cs="Arial"/>
          <w:sz w:val="20"/>
          <w:szCs w:val="20"/>
        </w:rPr>
        <w:fldChar w:fldCharType="end"/>
      </w:r>
      <w:r w:rsidR="4D9C5730" w:rsidRPr="4D9C5730">
        <w:rPr>
          <w:rFonts w:ascii="Arial" w:hAnsi="Arial" w:cs="Arial"/>
          <w:sz w:val="20"/>
          <w:szCs w:val="20"/>
        </w:rPr>
        <w:t xml:space="preserve">, we anticipate that TUS will have a facilitating effect on these trial-by-trial adjustments, and that this same behavioral result will emerge from RNN models in which inference over latent embeddings is increased. </w:t>
      </w:r>
      <w:r w:rsidR="000019D8">
        <w:rPr>
          <w:rFonts w:ascii="Arial" w:hAnsi="Arial" w:cs="Arial"/>
          <w:sz w:val="20"/>
          <w:szCs w:val="20"/>
        </w:rPr>
        <w:t xml:space="preserve">Effects of the modulated integration window will be </w:t>
      </w:r>
      <w:r w:rsidR="00CD28EC">
        <w:rPr>
          <w:rFonts w:ascii="Arial" w:hAnsi="Arial" w:cs="Arial"/>
          <w:sz w:val="20"/>
          <w:szCs w:val="20"/>
        </w:rPr>
        <w:t>reflected</w:t>
      </w:r>
      <w:r w:rsidR="000019D8">
        <w:rPr>
          <w:rFonts w:ascii="Arial" w:hAnsi="Arial" w:cs="Arial"/>
          <w:sz w:val="20"/>
          <w:szCs w:val="20"/>
        </w:rPr>
        <w:t xml:space="preserve"> </w:t>
      </w:r>
      <w:r w:rsidR="00CD28EC">
        <w:rPr>
          <w:rFonts w:ascii="Arial" w:hAnsi="Arial" w:cs="Arial"/>
          <w:sz w:val="20"/>
          <w:szCs w:val="20"/>
        </w:rPr>
        <w:t xml:space="preserve">in parameter changes in </w:t>
      </w:r>
      <w:r w:rsidR="00832DBE">
        <w:rPr>
          <w:rFonts w:ascii="Arial" w:hAnsi="Arial" w:cs="Arial"/>
          <w:sz w:val="20"/>
          <w:szCs w:val="20"/>
        </w:rPr>
        <w:t xml:space="preserve">a </w:t>
      </w:r>
      <w:r w:rsidR="00696C7A" w:rsidRPr="4843042D">
        <w:rPr>
          <w:rFonts w:ascii="Arial" w:hAnsi="Arial" w:cs="Arial"/>
          <w:sz w:val="20"/>
          <w:szCs w:val="20"/>
        </w:rPr>
        <w:t xml:space="preserve">joint RL-DDM model describing both within trial and across trial control effects in terms of reinforcement (i.e., the degree to which recent incongruent trials drive up expectations that control will be necessary) and drift diffusion (i.e., changes in the rate of drift toward the correct boundary or degree of separation between correct and incorrect boundaries). </w:t>
      </w:r>
      <w:r w:rsidR="00714E0A">
        <w:rPr>
          <w:rFonts w:ascii="Arial" w:hAnsi="Arial" w:cs="Arial"/>
          <w:sz w:val="20"/>
          <w:szCs w:val="20"/>
        </w:rPr>
        <w:t xml:space="preserve">Specifically, we expect </w:t>
      </w:r>
      <w:r w:rsidR="00854554">
        <w:rPr>
          <w:rFonts w:ascii="Arial" w:hAnsi="Arial" w:cs="Arial"/>
          <w:sz w:val="20"/>
          <w:szCs w:val="20"/>
        </w:rPr>
        <w:t xml:space="preserve">1) </w:t>
      </w:r>
      <w:r w:rsidR="00D74BD6">
        <w:rPr>
          <w:rFonts w:ascii="Arial" w:hAnsi="Arial" w:cs="Arial"/>
          <w:sz w:val="20"/>
          <w:szCs w:val="20"/>
        </w:rPr>
        <w:t>adaptive changes</w:t>
      </w:r>
      <w:r w:rsidR="00714E0A">
        <w:rPr>
          <w:rFonts w:ascii="Arial" w:hAnsi="Arial" w:cs="Arial"/>
          <w:sz w:val="20"/>
          <w:szCs w:val="20"/>
        </w:rPr>
        <w:t xml:space="preserve"> in the learning rate </w:t>
      </w:r>
      <w:r w:rsidR="00396DBE">
        <w:rPr>
          <w:rFonts w:ascii="Arial" w:hAnsi="Arial" w:cs="Arial"/>
          <w:sz w:val="20"/>
          <w:szCs w:val="20"/>
        </w:rPr>
        <w:t xml:space="preserve">adjustments based on new information and </w:t>
      </w:r>
      <w:r w:rsidR="00854554">
        <w:rPr>
          <w:rFonts w:ascii="Arial" w:hAnsi="Arial" w:cs="Arial"/>
          <w:sz w:val="20"/>
          <w:szCs w:val="20"/>
        </w:rPr>
        <w:t xml:space="preserve">2) </w:t>
      </w:r>
      <w:r w:rsidR="00065BC2">
        <w:rPr>
          <w:rFonts w:ascii="Arial" w:hAnsi="Arial" w:cs="Arial"/>
          <w:sz w:val="20"/>
          <w:szCs w:val="20"/>
        </w:rPr>
        <w:t xml:space="preserve">proactive </w:t>
      </w:r>
      <w:r w:rsidR="00581471">
        <w:rPr>
          <w:rFonts w:ascii="Arial" w:hAnsi="Arial" w:cs="Arial"/>
          <w:sz w:val="20"/>
          <w:szCs w:val="20"/>
        </w:rPr>
        <w:t>increase of</w:t>
      </w:r>
      <w:r w:rsidR="00065BC2" w:rsidDel="00AD6CCA">
        <w:rPr>
          <w:rFonts w:ascii="Arial" w:hAnsi="Arial" w:cs="Arial"/>
          <w:sz w:val="20"/>
          <w:szCs w:val="20"/>
        </w:rPr>
        <w:t xml:space="preserve"> </w:t>
      </w:r>
      <w:r w:rsidR="00581471">
        <w:rPr>
          <w:rFonts w:ascii="Arial" w:hAnsi="Arial" w:cs="Arial"/>
          <w:sz w:val="20"/>
          <w:szCs w:val="20"/>
        </w:rPr>
        <w:t>s</w:t>
      </w:r>
      <w:r w:rsidR="00581471" w:rsidRPr="4843042D">
        <w:rPr>
          <w:rFonts w:ascii="Arial" w:hAnsi="Arial" w:cs="Arial"/>
          <w:sz w:val="20"/>
          <w:szCs w:val="20"/>
        </w:rPr>
        <w:t>eparation between correct and incorrect boundaries</w:t>
      </w:r>
      <w:r w:rsidR="00581471">
        <w:rPr>
          <w:rFonts w:ascii="Arial" w:hAnsi="Arial" w:cs="Arial"/>
          <w:sz w:val="20"/>
          <w:szCs w:val="20"/>
        </w:rPr>
        <w:t xml:space="preserve"> in the </w:t>
      </w:r>
      <w:r w:rsidR="00A46994">
        <w:rPr>
          <w:rFonts w:ascii="Arial" w:hAnsi="Arial" w:cs="Arial"/>
          <w:sz w:val="20"/>
          <w:szCs w:val="20"/>
        </w:rPr>
        <w:t>DDM.</w:t>
      </w:r>
    </w:p>
    <w:p w14:paraId="46895E9A" w14:textId="77777777" w:rsidR="00C6105B" w:rsidRPr="006A0173" w:rsidRDefault="00C6105B" w:rsidP="00D5030A">
      <w:pPr>
        <w:jc w:val="both"/>
        <w:rPr>
          <w:rFonts w:ascii="Arial" w:hAnsi="Arial" w:cs="Arial"/>
          <w:b/>
          <w:sz w:val="12"/>
          <w:szCs w:val="12"/>
        </w:rPr>
      </w:pPr>
    </w:p>
    <w:p w14:paraId="3BD782E3" w14:textId="7C41C381" w:rsidR="00C6105B" w:rsidRPr="003B2415" w:rsidRDefault="00C6105B" w:rsidP="00D5030A">
      <w:pPr>
        <w:jc w:val="both"/>
        <w:rPr>
          <w:rFonts w:ascii="Arial" w:hAnsi="Arial" w:cs="Arial"/>
          <w:b/>
          <w:bCs/>
          <w:sz w:val="20"/>
          <w:szCs w:val="20"/>
        </w:rPr>
      </w:pPr>
      <w:r w:rsidRPr="003B2415">
        <w:rPr>
          <w:rFonts w:ascii="Arial" w:hAnsi="Arial" w:cs="Arial"/>
          <w:b/>
          <w:bCs/>
          <w:sz w:val="20"/>
          <w:szCs w:val="20"/>
        </w:rPr>
        <w:t xml:space="preserve">H3.2: TUS </w:t>
      </w:r>
      <w:r w:rsidRPr="003B2415" w:rsidDel="00F9667A">
        <w:rPr>
          <w:rFonts w:ascii="Arial" w:hAnsi="Arial" w:cs="Arial"/>
          <w:b/>
          <w:bCs/>
          <w:sz w:val="20"/>
          <w:szCs w:val="20"/>
        </w:rPr>
        <w:t xml:space="preserve">will modulate </w:t>
      </w:r>
      <w:r w:rsidR="00E67BE6" w:rsidRPr="003B2415">
        <w:rPr>
          <w:rFonts w:ascii="Arial" w:hAnsi="Arial" w:cs="Arial"/>
          <w:b/>
          <w:bCs/>
          <w:sz w:val="20"/>
          <w:szCs w:val="20"/>
        </w:rPr>
        <w:t xml:space="preserve">cognitive control dynamics and </w:t>
      </w:r>
      <w:r w:rsidR="0060006B" w:rsidRPr="003B2415">
        <w:rPr>
          <w:rFonts w:ascii="Arial" w:hAnsi="Arial" w:cs="Arial"/>
          <w:b/>
          <w:bCs/>
          <w:sz w:val="20"/>
          <w:szCs w:val="20"/>
        </w:rPr>
        <w:t xml:space="preserve">specific </w:t>
      </w:r>
      <w:r w:rsidR="00E67BE6" w:rsidRPr="003B2415">
        <w:rPr>
          <w:rFonts w:ascii="Arial" w:hAnsi="Arial" w:cs="Arial"/>
          <w:b/>
          <w:bCs/>
          <w:sz w:val="20"/>
          <w:szCs w:val="20"/>
        </w:rPr>
        <w:t xml:space="preserve">RNN </w:t>
      </w:r>
      <w:r w:rsidR="002109A4" w:rsidRPr="003B2415">
        <w:rPr>
          <w:rFonts w:ascii="Arial" w:hAnsi="Arial" w:cs="Arial"/>
          <w:b/>
          <w:bCs/>
          <w:sz w:val="20"/>
          <w:szCs w:val="20"/>
        </w:rPr>
        <w:t>latent manipulation</w:t>
      </w:r>
      <w:r w:rsidR="0060006B" w:rsidRPr="003B2415">
        <w:rPr>
          <w:rFonts w:ascii="Arial" w:hAnsi="Arial" w:cs="Arial"/>
          <w:b/>
          <w:bCs/>
          <w:sz w:val="20"/>
          <w:szCs w:val="20"/>
        </w:rPr>
        <w:t xml:space="preserve">s </w:t>
      </w:r>
      <w:del w:id="86" w:author="mattnassar@gmail.com" w:date="2024-11-10T15:09:00Z" w16du:dateUtc="2024-11-10T20:09:00Z">
        <w:r w:rsidR="0060006B" w:rsidRPr="003B2415" w:rsidDel="00D26ACC">
          <w:rPr>
            <w:rFonts w:ascii="Arial" w:hAnsi="Arial" w:cs="Arial"/>
            <w:b/>
            <w:bCs/>
            <w:sz w:val="20"/>
            <w:szCs w:val="20"/>
          </w:rPr>
          <w:delText xml:space="preserve">can </w:delText>
        </w:r>
      </w:del>
      <w:ins w:id="87" w:author="mattnassar@gmail.com" w:date="2024-11-10T15:09:00Z" w16du:dateUtc="2024-11-10T20:09:00Z">
        <w:r w:rsidR="00D26ACC">
          <w:rPr>
            <w:rFonts w:ascii="Arial" w:hAnsi="Arial" w:cs="Arial"/>
            <w:b/>
            <w:bCs/>
            <w:sz w:val="20"/>
            <w:szCs w:val="20"/>
          </w:rPr>
          <w:t>will</w:t>
        </w:r>
        <w:r w:rsidR="00D26ACC" w:rsidRPr="003B2415">
          <w:rPr>
            <w:rFonts w:ascii="Arial" w:hAnsi="Arial" w:cs="Arial"/>
            <w:b/>
            <w:bCs/>
            <w:sz w:val="20"/>
            <w:szCs w:val="20"/>
          </w:rPr>
          <w:t xml:space="preserve"> </w:t>
        </w:r>
      </w:ins>
      <w:r w:rsidR="0060006B" w:rsidRPr="003B2415">
        <w:rPr>
          <w:rFonts w:ascii="Arial" w:hAnsi="Arial" w:cs="Arial"/>
          <w:b/>
          <w:bCs/>
          <w:sz w:val="20"/>
          <w:szCs w:val="20"/>
        </w:rPr>
        <w:t>recover</w:t>
      </w:r>
      <w:r w:rsidR="001B6A9E" w:rsidRPr="003B2415">
        <w:rPr>
          <w:rFonts w:ascii="Arial" w:hAnsi="Arial" w:cs="Arial"/>
          <w:b/>
          <w:bCs/>
          <w:sz w:val="20"/>
          <w:szCs w:val="20"/>
        </w:rPr>
        <w:t xml:space="preserve"> similar dynamics </w:t>
      </w:r>
      <w:r w:rsidR="0060006B" w:rsidRPr="003B2415">
        <w:rPr>
          <w:rFonts w:ascii="Arial" w:hAnsi="Arial" w:cs="Arial"/>
          <w:b/>
          <w:bCs/>
          <w:sz w:val="20"/>
          <w:szCs w:val="20"/>
        </w:rPr>
        <w:t>in the model.</w:t>
      </w:r>
      <w:r w:rsidR="00AA4BDF">
        <w:rPr>
          <w:rFonts w:ascii="Arial" w:hAnsi="Arial" w:cs="Arial"/>
          <w:sz w:val="20"/>
          <w:szCs w:val="20"/>
        </w:rPr>
        <w:t xml:space="preserve"> </w:t>
      </w:r>
      <w:r w:rsidR="008D70F1" w:rsidRPr="006A0173">
        <w:rPr>
          <w:rFonts w:ascii="Arial" w:hAnsi="Arial" w:cs="Arial"/>
          <w:sz w:val="20"/>
          <w:szCs w:val="20"/>
        </w:rPr>
        <w:t xml:space="preserve">Based on our preliminary data showing increased </w:t>
      </w:r>
      <w:r w:rsidR="00264D29">
        <w:rPr>
          <w:rFonts w:ascii="Arial" w:hAnsi="Arial" w:cs="Arial"/>
          <w:sz w:val="20"/>
          <w:szCs w:val="20"/>
        </w:rPr>
        <w:t>accuracy in a Flanker task after TUS</w:t>
      </w:r>
      <w:r w:rsidR="0058488D">
        <w:rPr>
          <w:rFonts w:ascii="Arial" w:hAnsi="Arial" w:cs="Arial"/>
          <w:sz w:val="20"/>
          <w:szCs w:val="20"/>
        </w:rPr>
        <w:t xml:space="preserve"> </w:t>
      </w:r>
      <w:del w:id="88" w:author="mattnassar@gmail.com" w:date="2024-11-10T15:10:00Z" w16du:dateUtc="2024-11-10T20:10:00Z">
        <w:r w:rsidR="0058488D" w:rsidDel="00D26ACC">
          <w:rPr>
            <w:rFonts w:ascii="Arial" w:hAnsi="Arial" w:cs="Arial"/>
            <w:sz w:val="20"/>
            <w:szCs w:val="20"/>
          </w:rPr>
          <w:delText xml:space="preserve">over </w:delText>
        </w:r>
      </w:del>
      <w:ins w:id="89" w:author="mattnassar@gmail.com" w:date="2024-11-10T15:10:00Z" w16du:dateUtc="2024-11-10T20:10:00Z">
        <w:r w:rsidR="00D26ACC">
          <w:rPr>
            <w:rFonts w:ascii="Arial" w:hAnsi="Arial" w:cs="Arial"/>
            <w:sz w:val="20"/>
            <w:szCs w:val="20"/>
          </w:rPr>
          <w:t xml:space="preserve">of </w:t>
        </w:r>
      </w:ins>
      <w:proofErr w:type="spellStart"/>
      <w:r w:rsidR="0058488D">
        <w:rPr>
          <w:rFonts w:ascii="Arial" w:hAnsi="Arial" w:cs="Arial"/>
          <w:sz w:val="20"/>
          <w:szCs w:val="20"/>
        </w:rPr>
        <w:t>aMCC</w:t>
      </w:r>
      <w:proofErr w:type="spellEnd"/>
      <w:r w:rsidR="00523D85">
        <w:rPr>
          <w:rFonts w:ascii="Arial" w:hAnsi="Arial" w:cs="Arial"/>
          <w:sz w:val="20"/>
          <w:szCs w:val="20"/>
        </w:rPr>
        <w:t>,</w:t>
      </w:r>
      <w:r w:rsidR="00264D29">
        <w:rPr>
          <w:rFonts w:ascii="Arial" w:hAnsi="Arial" w:cs="Arial"/>
          <w:sz w:val="20"/>
          <w:szCs w:val="20"/>
        </w:rPr>
        <w:t xml:space="preserve"> and </w:t>
      </w:r>
      <w:r w:rsidR="00BB4069">
        <w:rPr>
          <w:rFonts w:ascii="Arial" w:hAnsi="Arial" w:cs="Arial"/>
          <w:sz w:val="20"/>
          <w:szCs w:val="20"/>
        </w:rPr>
        <w:t xml:space="preserve">evidence showing </w:t>
      </w:r>
      <w:r w:rsidR="00BE60A1" w:rsidRPr="00C418F7">
        <w:rPr>
          <w:rFonts w:ascii="Arial" w:hAnsi="Arial" w:cs="Arial"/>
          <w:sz w:val="20"/>
          <w:szCs w:val="20"/>
        </w:rPr>
        <w:t xml:space="preserve">that functional connectivity of the human </w:t>
      </w:r>
      <w:proofErr w:type="spellStart"/>
      <w:r w:rsidR="00BE60A1" w:rsidRPr="00C418F7">
        <w:rPr>
          <w:rFonts w:ascii="Arial" w:hAnsi="Arial" w:cs="Arial"/>
          <w:sz w:val="20"/>
          <w:szCs w:val="20"/>
        </w:rPr>
        <w:t>aMCC</w:t>
      </w:r>
      <w:proofErr w:type="spellEnd"/>
      <w:r w:rsidR="00BE60A1" w:rsidRPr="00C418F7">
        <w:rPr>
          <w:rFonts w:ascii="Arial" w:hAnsi="Arial" w:cs="Arial"/>
          <w:sz w:val="20"/>
          <w:szCs w:val="20"/>
        </w:rPr>
        <w:t xml:space="preserve"> increased following an offline TUS protocol </w:t>
      </w:r>
      <w:r w:rsidR="00BE60A1">
        <w:rPr>
          <w:rFonts w:ascii="Arial" w:hAnsi="Arial" w:cs="Arial"/>
          <w:sz w:val="20"/>
          <w:szCs w:val="20"/>
        </w:rPr>
        <w:fldChar w:fldCharType="begin"/>
      </w:r>
      <w:r w:rsidR="002A7213">
        <w:rPr>
          <w:rFonts w:ascii="Arial" w:hAnsi="Arial" w:cs="Arial"/>
          <w:sz w:val="20"/>
          <w:szCs w:val="20"/>
        </w:rPr>
        <w:instrText xml:space="preserve"> ADDIN EN.CITE &lt;EndNote&gt;&lt;Cite&gt;&lt;Author&gt;Yaakub&lt;/Author&gt;&lt;Year&gt;2023&lt;/Year&gt;&lt;RecNum&gt;251&lt;/RecNum&gt;&lt;DisplayText&gt;&lt;style face="superscript"&gt;86&lt;/style&gt;&lt;/DisplayText&gt;&lt;record&gt;&lt;rec-number&gt;251&lt;/rec-number&gt;&lt;foreign-keys&gt;&lt;key app="EN" db-id="xrp5dt9p9p0rr9exz935twzaeaveax2asdvx" timestamp="1730736064"&gt;251&lt;/key&gt;&lt;/foreign-keys&gt;&lt;ref-type name="Journal Article"&gt;17&lt;/ref-type&gt;&lt;contributors&gt;&lt;authors&gt;&lt;author&gt;Yaakub, Siti N.&lt;/author&gt;&lt;author&gt;White, Tristan A.&lt;/author&gt;&lt;author&gt;Roberts, Jamie&lt;/author&gt;&lt;author&gt;Martin, Eleanor&lt;/author&gt;&lt;author&gt;Verhagen, Lennart&lt;/author&gt;&lt;author&gt;Stagg, Charlotte J.&lt;/author&gt;&lt;author&gt;Hall, Stephen&lt;/author&gt;&lt;author&gt;Fouragnan, Elsa F.&lt;/author&gt;&lt;/authors&gt;&lt;/contributors&gt;&lt;titles&gt;&lt;title&gt;Transcranial focused ultrasound-mediated neurochemical and functional connectivity changes in deep cortical regions in humans&lt;/title&gt;&lt;secondary-title&gt;Nature Communications&lt;/secondary-title&gt;&lt;/titles&gt;&lt;periodical&gt;&lt;full-title&gt;Nature Communications&lt;/full-title&gt;&lt;/periodical&gt;&lt;pages&gt;5318&lt;/pages&gt;&lt;volume&gt;14&lt;/volume&gt;&lt;number&gt;1&lt;/number&gt;&lt;dates&gt;&lt;year&gt;2023&lt;/year&gt;&lt;pub-dates&gt;&lt;date&gt;2023/09/01&lt;/date&gt;&lt;/pub-dates&gt;&lt;/dates&gt;&lt;isbn&gt;2041-1723&lt;/isbn&gt;&lt;urls&gt;&lt;related-urls&gt;&lt;url&gt;https://doi.org/10.1038/s41467-023-40998-0&lt;/url&gt;&lt;/related-urls&gt;&lt;/urls&gt;&lt;electronic-resource-num&gt;10.1038/s41467-023-40998-0&lt;/electronic-resource-num&gt;&lt;/record&gt;&lt;/Cite&gt;&lt;/EndNote&gt;</w:instrText>
      </w:r>
      <w:r w:rsidR="00BE60A1">
        <w:rPr>
          <w:rFonts w:ascii="Arial" w:hAnsi="Arial" w:cs="Arial"/>
          <w:sz w:val="20"/>
          <w:szCs w:val="20"/>
        </w:rPr>
        <w:fldChar w:fldCharType="separate"/>
      </w:r>
      <w:r w:rsidR="002A7213" w:rsidRPr="002A7213">
        <w:rPr>
          <w:rFonts w:ascii="Arial" w:hAnsi="Arial" w:cs="Arial"/>
          <w:noProof/>
          <w:sz w:val="20"/>
          <w:szCs w:val="20"/>
          <w:vertAlign w:val="superscript"/>
        </w:rPr>
        <w:t>86</w:t>
      </w:r>
      <w:r w:rsidR="00BE60A1">
        <w:rPr>
          <w:rFonts w:ascii="Arial" w:hAnsi="Arial" w:cs="Arial"/>
          <w:sz w:val="20"/>
          <w:szCs w:val="20"/>
        </w:rPr>
        <w:fldChar w:fldCharType="end"/>
      </w:r>
      <w:r w:rsidR="00BB4069">
        <w:rPr>
          <w:rFonts w:ascii="Arial" w:hAnsi="Arial" w:cs="Arial"/>
          <w:sz w:val="20"/>
          <w:szCs w:val="20"/>
        </w:rPr>
        <w:t xml:space="preserve">, we propose that </w:t>
      </w:r>
      <w:r w:rsidR="006B436C">
        <w:rPr>
          <w:rFonts w:ascii="Arial" w:hAnsi="Arial" w:cs="Arial"/>
          <w:sz w:val="20"/>
          <w:szCs w:val="20"/>
        </w:rPr>
        <w:t xml:space="preserve">TUS </w:t>
      </w:r>
      <w:ins w:id="90" w:author="mattnassar@gmail.com" w:date="2024-11-10T15:10:00Z" w16du:dateUtc="2024-11-10T20:10:00Z">
        <w:r w:rsidR="00D26ACC">
          <w:rPr>
            <w:rFonts w:ascii="Arial" w:hAnsi="Arial" w:cs="Arial"/>
            <w:sz w:val="20"/>
            <w:szCs w:val="20"/>
          </w:rPr>
          <w:t xml:space="preserve">of </w:t>
        </w:r>
        <w:proofErr w:type="spellStart"/>
        <w:r w:rsidR="00D26ACC">
          <w:rPr>
            <w:rFonts w:ascii="Arial" w:hAnsi="Arial" w:cs="Arial"/>
            <w:sz w:val="20"/>
            <w:szCs w:val="20"/>
          </w:rPr>
          <w:t>aMCC</w:t>
        </w:r>
        <w:proofErr w:type="spellEnd"/>
        <w:r w:rsidR="00D26ACC">
          <w:rPr>
            <w:rFonts w:ascii="Arial" w:hAnsi="Arial" w:cs="Arial"/>
            <w:sz w:val="20"/>
            <w:szCs w:val="20"/>
          </w:rPr>
          <w:t xml:space="preserve"> </w:t>
        </w:r>
      </w:ins>
      <w:r w:rsidR="006B436C">
        <w:rPr>
          <w:rFonts w:ascii="Arial" w:hAnsi="Arial" w:cs="Arial"/>
          <w:sz w:val="20"/>
          <w:szCs w:val="20"/>
        </w:rPr>
        <w:t xml:space="preserve">will </w:t>
      </w:r>
      <w:r w:rsidR="003720E5">
        <w:rPr>
          <w:rFonts w:ascii="Arial" w:hAnsi="Arial" w:cs="Arial"/>
          <w:sz w:val="20"/>
          <w:szCs w:val="20"/>
        </w:rPr>
        <w:t xml:space="preserve">reduce interference </w:t>
      </w:r>
      <w:r w:rsidR="00785E72">
        <w:rPr>
          <w:rFonts w:ascii="Arial" w:hAnsi="Arial" w:cs="Arial"/>
          <w:sz w:val="20"/>
          <w:szCs w:val="20"/>
        </w:rPr>
        <w:t xml:space="preserve">and facilitate post error </w:t>
      </w:r>
      <w:r w:rsidR="00D202E6">
        <w:rPr>
          <w:rFonts w:ascii="Arial" w:hAnsi="Arial" w:cs="Arial"/>
          <w:sz w:val="20"/>
          <w:szCs w:val="20"/>
        </w:rPr>
        <w:t>adjustments</w:t>
      </w:r>
      <w:r w:rsidR="00BE60A1">
        <w:rPr>
          <w:rFonts w:ascii="Arial" w:hAnsi="Arial" w:cs="Arial"/>
          <w:sz w:val="20"/>
          <w:szCs w:val="20"/>
        </w:rPr>
        <w:t>.</w:t>
      </w:r>
      <w:r w:rsidR="00A163D8">
        <w:rPr>
          <w:rFonts w:ascii="Arial" w:hAnsi="Arial" w:cs="Arial"/>
          <w:sz w:val="20"/>
          <w:szCs w:val="20"/>
        </w:rPr>
        <w:t xml:space="preserve"> </w:t>
      </w:r>
      <w:r w:rsidR="00613B81">
        <w:rPr>
          <w:rFonts w:ascii="Arial" w:hAnsi="Arial" w:cs="Arial"/>
          <w:sz w:val="20"/>
          <w:szCs w:val="20"/>
        </w:rPr>
        <w:t xml:space="preserve">Specifically, </w:t>
      </w:r>
      <w:r w:rsidR="00F65645">
        <w:rPr>
          <w:rFonts w:ascii="Arial" w:hAnsi="Arial" w:cs="Arial"/>
          <w:sz w:val="20"/>
          <w:szCs w:val="20"/>
        </w:rPr>
        <w:t>we hypothesi</w:t>
      </w:r>
      <w:r w:rsidR="00C2274F">
        <w:rPr>
          <w:rFonts w:ascii="Arial" w:hAnsi="Arial" w:cs="Arial"/>
          <w:sz w:val="20"/>
          <w:szCs w:val="20"/>
        </w:rPr>
        <w:t>ze</w:t>
      </w:r>
      <w:r w:rsidR="00F65645">
        <w:rPr>
          <w:rFonts w:ascii="Arial" w:hAnsi="Arial" w:cs="Arial"/>
          <w:sz w:val="20"/>
          <w:szCs w:val="20"/>
        </w:rPr>
        <w:t xml:space="preserve"> </w:t>
      </w:r>
      <w:r w:rsidR="002904A8">
        <w:rPr>
          <w:rFonts w:ascii="Arial" w:hAnsi="Arial" w:cs="Arial"/>
          <w:sz w:val="20"/>
          <w:szCs w:val="20"/>
        </w:rPr>
        <w:t>(</w:t>
      </w:r>
      <w:r w:rsidR="00F65645">
        <w:rPr>
          <w:rFonts w:ascii="Arial" w:hAnsi="Arial" w:cs="Arial"/>
          <w:sz w:val="20"/>
          <w:szCs w:val="20"/>
        </w:rPr>
        <w:t>1)</w:t>
      </w:r>
      <w:r w:rsidR="00B803E2" w:rsidRPr="00B803E2">
        <w:rPr>
          <w:rFonts w:ascii="Arial" w:hAnsi="Arial" w:cs="Arial"/>
          <w:sz w:val="20"/>
          <w:szCs w:val="20"/>
        </w:rPr>
        <w:t xml:space="preserve"> </w:t>
      </w:r>
      <w:r w:rsidR="00B803E2">
        <w:rPr>
          <w:rFonts w:ascii="Arial" w:hAnsi="Arial" w:cs="Arial"/>
          <w:sz w:val="20"/>
          <w:szCs w:val="20"/>
        </w:rPr>
        <w:t xml:space="preserve">increased </w:t>
      </w:r>
      <w:r w:rsidR="000971BB">
        <w:rPr>
          <w:rFonts w:ascii="Arial" w:hAnsi="Arial" w:cs="Arial"/>
          <w:sz w:val="20"/>
          <w:szCs w:val="20"/>
        </w:rPr>
        <w:t>accuracy</w:t>
      </w:r>
      <w:r w:rsidR="00B803E2">
        <w:rPr>
          <w:rFonts w:ascii="Arial" w:hAnsi="Arial" w:cs="Arial"/>
          <w:sz w:val="20"/>
          <w:szCs w:val="20"/>
        </w:rPr>
        <w:t xml:space="preserve"> and </w:t>
      </w:r>
      <w:r w:rsidR="000971BB">
        <w:rPr>
          <w:rFonts w:ascii="Arial" w:hAnsi="Arial" w:cs="Arial"/>
          <w:sz w:val="20"/>
          <w:szCs w:val="20"/>
        </w:rPr>
        <w:t xml:space="preserve">decreased RT on incongruent trials and </w:t>
      </w:r>
      <w:r w:rsidR="003A5567">
        <w:rPr>
          <w:rFonts w:ascii="Arial" w:hAnsi="Arial" w:cs="Arial"/>
          <w:sz w:val="20"/>
          <w:szCs w:val="20"/>
        </w:rPr>
        <w:t>(</w:t>
      </w:r>
      <w:r w:rsidR="000971BB">
        <w:rPr>
          <w:rFonts w:ascii="Arial" w:hAnsi="Arial" w:cs="Arial"/>
          <w:sz w:val="20"/>
          <w:szCs w:val="20"/>
        </w:rPr>
        <w:t xml:space="preserve">2) </w:t>
      </w:r>
      <w:r w:rsidR="0088546E">
        <w:rPr>
          <w:rFonts w:ascii="Arial" w:hAnsi="Arial" w:cs="Arial"/>
          <w:sz w:val="20"/>
          <w:szCs w:val="20"/>
        </w:rPr>
        <w:t xml:space="preserve">decreased congruency effects on behavior following an error trial. </w:t>
      </w:r>
      <w:r w:rsidR="00AE08EE">
        <w:rPr>
          <w:rFonts w:ascii="Arial" w:hAnsi="Arial" w:cs="Arial"/>
          <w:sz w:val="20"/>
          <w:szCs w:val="20"/>
        </w:rPr>
        <w:t xml:space="preserve">Further, we predict that these </w:t>
      </w:r>
      <w:r w:rsidR="00625BA2">
        <w:rPr>
          <w:rFonts w:ascii="Arial" w:hAnsi="Arial" w:cs="Arial"/>
          <w:sz w:val="20"/>
          <w:szCs w:val="20"/>
        </w:rPr>
        <w:t xml:space="preserve">behavioral effects will be </w:t>
      </w:r>
      <w:r w:rsidR="00F76BE6">
        <w:rPr>
          <w:rFonts w:ascii="Arial" w:hAnsi="Arial" w:cs="Arial"/>
          <w:sz w:val="20"/>
          <w:szCs w:val="20"/>
        </w:rPr>
        <w:t>accompanied</w:t>
      </w:r>
      <w:r w:rsidR="0047400C">
        <w:rPr>
          <w:rFonts w:ascii="Arial" w:hAnsi="Arial" w:cs="Arial"/>
          <w:sz w:val="20"/>
          <w:szCs w:val="20"/>
        </w:rPr>
        <w:t xml:space="preserve"> by reduced distractor effects </w:t>
      </w:r>
      <w:ins w:id="91" w:author="mattnassar@gmail.com" w:date="2024-11-10T15:10:00Z" w16du:dateUtc="2024-11-10T20:10:00Z">
        <w:r w:rsidR="00D26ACC">
          <w:rPr>
            <w:rFonts w:ascii="Arial" w:hAnsi="Arial" w:cs="Arial"/>
            <w:sz w:val="20"/>
            <w:szCs w:val="20"/>
          </w:rPr>
          <w:t xml:space="preserve">evident in </w:t>
        </w:r>
      </w:ins>
      <w:r w:rsidR="00F76BE6">
        <w:rPr>
          <w:rFonts w:ascii="Arial" w:hAnsi="Arial" w:cs="Arial"/>
          <w:sz w:val="20"/>
          <w:szCs w:val="20"/>
        </w:rPr>
        <w:t xml:space="preserve">beta lateralization </w:t>
      </w:r>
      <w:del w:id="92" w:author="mattnassar@gmail.com" w:date="2024-11-10T15:11:00Z" w16du:dateUtc="2024-11-10T20:11:00Z">
        <w:r w:rsidR="00F76BE6" w:rsidDel="00D26ACC">
          <w:rPr>
            <w:rFonts w:ascii="Arial" w:hAnsi="Arial" w:cs="Arial"/>
            <w:sz w:val="20"/>
            <w:szCs w:val="20"/>
          </w:rPr>
          <w:delText xml:space="preserve">in the </w:delText>
        </w:r>
      </w:del>
      <w:r w:rsidR="00F76BE6">
        <w:rPr>
          <w:rFonts w:ascii="Arial" w:hAnsi="Arial" w:cs="Arial"/>
          <w:sz w:val="20"/>
          <w:szCs w:val="20"/>
        </w:rPr>
        <w:t xml:space="preserve">EEG </w:t>
      </w:r>
      <w:ins w:id="93" w:author="mattnassar@gmail.com" w:date="2024-11-10T15:11:00Z" w16du:dateUtc="2024-11-10T20:11:00Z">
        <w:r w:rsidR="00D26ACC">
          <w:rPr>
            <w:rFonts w:ascii="Arial" w:hAnsi="Arial" w:cs="Arial"/>
            <w:sz w:val="20"/>
            <w:szCs w:val="20"/>
          </w:rPr>
          <w:t xml:space="preserve">signals </w:t>
        </w:r>
      </w:ins>
      <w:r w:rsidR="00F76BE6">
        <w:rPr>
          <w:rFonts w:ascii="Arial" w:hAnsi="Arial" w:cs="Arial"/>
          <w:sz w:val="20"/>
          <w:szCs w:val="20"/>
        </w:rPr>
        <w:t xml:space="preserve">and </w:t>
      </w:r>
      <w:r w:rsidR="002F5319">
        <w:rPr>
          <w:rFonts w:ascii="Arial" w:hAnsi="Arial" w:cs="Arial"/>
          <w:sz w:val="20"/>
          <w:szCs w:val="20"/>
        </w:rPr>
        <w:t xml:space="preserve">increased </w:t>
      </w:r>
      <w:r w:rsidR="00C2274F">
        <w:rPr>
          <w:rFonts w:ascii="Arial" w:hAnsi="Arial" w:cs="Arial"/>
          <w:sz w:val="20"/>
          <w:szCs w:val="20"/>
        </w:rPr>
        <w:t>midfrontal</w:t>
      </w:r>
      <w:r w:rsidR="00D15F0B">
        <w:rPr>
          <w:rFonts w:ascii="Arial" w:hAnsi="Arial" w:cs="Arial"/>
          <w:sz w:val="20"/>
          <w:szCs w:val="20"/>
        </w:rPr>
        <w:t xml:space="preserve"> theta (MFT) activity </w:t>
      </w:r>
      <w:r w:rsidR="00F4191F">
        <w:rPr>
          <w:rFonts w:ascii="Arial" w:hAnsi="Arial" w:cs="Arial"/>
          <w:sz w:val="20"/>
          <w:szCs w:val="20"/>
        </w:rPr>
        <w:t>as a proxy for increased recruitment of</w:t>
      </w:r>
      <w:r w:rsidR="00D15F0B">
        <w:rPr>
          <w:rFonts w:ascii="Arial" w:hAnsi="Arial" w:cs="Arial"/>
          <w:sz w:val="20"/>
          <w:szCs w:val="20"/>
        </w:rPr>
        <w:t xml:space="preserve"> cognitive control</w:t>
      </w:r>
      <w:r w:rsidR="00D15F0B" w:rsidDel="00F4191F">
        <w:rPr>
          <w:rFonts w:ascii="Arial" w:hAnsi="Arial" w:cs="Arial"/>
          <w:sz w:val="20"/>
          <w:szCs w:val="20"/>
        </w:rPr>
        <w:t xml:space="preserve"> </w:t>
      </w:r>
      <w:r w:rsidR="00D15F0B">
        <w:rPr>
          <w:rFonts w:ascii="Arial" w:hAnsi="Arial" w:cs="Arial"/>
          <w:sz w:val="20"/>
          <w:szCs w:val="20"/>
        </w:rPr>
        <w:fldChar w:fldCharType="begin"/>
      </w:r>
      <w:r w:rsidR="00487CB6">
        <w:rPr>
          <w:rFonts w:ascii="Arial" w:hAnsi="Arial" w:cs="Arial"/>
          <w:sz w:val="20"/>
          <w:szCs w:val="20"/>
        </w:rPr>
        <w:instrText xml:space="preserve"> ADDIN EN.CITE &lt;EndNote&gt;&lt;Cite&gt;&lt;Author&gt;Cavanagh&lt;/Author&gt;&lt;Year&gt;2014&lt;/Year&gt;&lt;RecNum&gt;236&lt;/RecNum&gt;&lt;DisplayText&gt;&lt;style face="superscript"&gt;12&lt;/style&gt;&lt;/DisplayText&gt;&lt;record&gt;&lt;rec-number&gt;236&lt;/rec-number&gt;&lt;foreign-keys&gt;&lt;key app="EN" db-id="xrp5dt9p9p0rr9exz935twzaeaveax2asdvx" timestamp="1730733681"&gt;236&lt;/key&gt;&lt;/foreign-keys&gt;&lt;ref-type name="Journal Article"&gt;17&lt;/ref-type&gt;&lt;contributors&gt;&lt;authors&gt;&lt;author&gt;Cavanagh, J. F.&lt;/author&gt;&lt;author&gt;Frank, M. J.&lt;/author&gt;&lt;/authors&gt;&lt;/contributors&gt;&lt;auth-address&gt;Department of Psychology, University of New Mexico, Albuquerque, NM 87131, USA. Electronic address: jcavanagh@unm.edu.&amp;#xD;Department of Cognitive, Linguistic, and Psychological Sciences, Brown University, Providence, RI 02915, USA.&lt;/auth-address&gt;&lt;titles&gt;&lt;title&gt;Frontal theta as a mechanism for cognitive control&lt;/title&gt;&lt;secondary-title&gt;Trends Cogn Sci&lt;/secondary-title&gt;&lt;/titles&gt;&lt;periodical&gt;&lt;full-title&gt;Trends Cogn Sci&lt;/full-title&gt;&lt;/periodical&gt;&lt;pages&gt;414-21&lt;/pages&gt;&lt;volume&gt;18&lt;/volume&gt;&lt;number&gt;8&lt;/number&gt;&lt;edition&gt;20140515&lt;/edition&gt;&lt;keywords&gt;&lt;keyword&gt;*Brain Mapping&lt;/keyword&gt;&lt;keyword&gt;Cognition/*physiology&lt;/keyword&gt;&lt;keyword&gt;Computer Simulation&lt;/keyword&gt;&lt;keyword&gt;Electroencephalography&lt;/keyword&gt;&lt;keyword&gt;Frontal Lobe/*physiology&lt;/keyword&gt;&lt;keyword&gt;Humans&lt;/keyword&gt;&lt;keyword&gt;Theta Rhythm/*physiology&lt;/keyword&gt;&lt;keyword&gt;Erp&lt;/keyword&gt;&lt;keyword&gt;cognitive control&lt;/keyword&gt;&lt;keyword&gt;computational modeling&lt;/keyword&gt;&lt;keyword&gt;frontal cortex&lt;/keyword&gt;&lt;keyword&gt;prediction error&lt;/keyword&gt;&lt;keyword&gt;theta&lt;/keyword&gt;&lt;/keywords&gt;&lt;dates&gt;&lt;year&gt;2014&lt;/year&gt;&lt;pub-dates&gt;&lt;date&gt;Aug&lt;/date&gt;&lt;/pub-dates&gt;&lt;/dates&gt;&lt;isbn&gt;1879-307X (Electronic)&amp;#xD;1364-6613 (Print)&amp;#xD;1364-6613 (Linking)&lt;/isbn&gt;&lt;accession-num&gt;24835663&lt;/accession-num&gt;&lt;urls&gt;&lt;related-urls&gt;&lt;url&gt;https://www.ncbi.nlm.nih.gov/pubmed/24835663&lt;/url&gt;&lt;/related-urls&gt;&lt;/urls&gt;&lt;custom2&gt;PMC4112145&lt;/custom2&gt;&lt;electronic-resource-num&gt;10.1016/j.tics.2014.04.012&lt;/electronic-resource-num&gt;&lt;remote-database-name&gt;Medline&lt;/remote-database-name&gt;&lt;remote-database-provider&gt;NLM&lt;/remote-database-provider&gt;&lt;/record&gt;&lt;/Cite&gt;&lt;/EndNote&gt;</w:instrText>
      </w:r>
      <w:r w:rsidR="00D15F0B">
        <w:rPr>
          <w:rFonts w:ascii="Arial" w:hAnsi="Arial" w:cs="Arial"/>
          <w:sz w:val="20"/>
          <w:szCs w:val="20"/>
        </w:rPr>
        <w:fldChar w:fldCharType="separate"/>
      </w:r>
      <w:r w:rsidR="00487CB6" w:rsidRPr="00487CB6">
        <w:rPr>
          <w:rFonts w:ascii="Arial" w:hAnsi="Arial" w:cs="Arial"/>
          <w:noProof/>
          <w:sz w:val="20"/>
          <w:szCs w:val="20"/>
          <w:vertAlign w:val="superscript"/>
        </w:rPr>
        <w:t>12</w:t>
      </w:r>
      <w:r w:rsidR="00D15F0B">
        <w:rPr>
          <w:rFonts w:ascii="Arial" w:hAnsi="Arial" w:cs="Arial"/>
          <w:sz w:val="20"/>
          <w:szCs w:val="20"/>
        </w:rPr>
        <w:fldChar w:fldCharType="end"/>
      </w:r>
      <w:r w:rsidR="004A443F">
        <w:rPr>
          <w:rFonts w:ascii="Arial" w:hAnsi="Arial" w:cs="Arial"/>
          <w:sz w:val="20"/>
          <w:szCs w:val="20"/>
        </w:rPr>
        <w:t xml:space="preserve">. </w:t>
      </w:r>
      <w:r w:rsidR="00B86EF5">
        <w:rPr>
          <w:rFonts w:ascii="Arial" w:hAnsi="Arial" w:cs="Arial"/>
          <w:sz w:val="20"/>
          <w:szCs w:val="20"/>
        </w:rPr>
        <w:t xml:space="preserve">Finaly, we anticipate that </w:t>
      </w:r>
      <w:r w:rsidR="003E369A">
        <w:rPr>
          <w:rFonts w:ascii="Arial" w:hAnsi="Arial" w:cs="Arial"/>
          <w:sz w:val="20"/>
          <w:szCs w:val="20"/>
        </w:rPr>
        <w:t xml:space="preserve">this </w:t>
      </w:r>
      <w:r w:rsidR="003E369A" w:rsidRPr="4D9C5730">
        <w:rPr>
          <w:rFonts w:ascii="Arial" w:hAnsi="Arial" w:cs="Arial"/>
          <w:sz w:val="20"/>
          <w:szCs w:val="20"/>
        </w:rPr>
        <w:t xml:space="preserve">same behavioral </w:t>
      </w:r>
      <w:r w:rsidR="006C2418">
        <w:rPr>
          <w:rFonts w:ascii="Arial" w:hAnsi="Arial" w:cs="Arial"/>
          <w:sz w:val="20"/>
          <w:szCs w:val="20"/>
        </w:rPr>
        <w:t>pattern</w:t>
      </w:r>
      <w:r w:rsidR="003E369A" w:rsidRPr="4D9C5730">
        <w:rPr>
          <w:rFonts w:ascii="Arial" w:hAnsi="Arial" w:cs="Arial"/>
          <w:sz w:val="20"/>
          <w:szCs w:val="20"/>
        </w:rPr>
        <w:t xml:space="preserve"> will emerge from RNN models in which inference over latent embeddings is increased</w:t>
      </w:r>
      <w:r w:rsidR="009601CE">
        <w:rPr>
          <w:rFonts w:ascii="Arial" w:hAnsi="Arial" w:cs="Arial"/>
          <w:sz w:val="20"/>
          <w:szCs w:val="20"/>
        </w:rPr>
        <w:t>.</w:t>
      </w:r>
      <w:r w:rsidR="00D73E61" w:rsidRPr="00D73E61">
        <w:rPr>
          <w:rFonts w:ascii="Arial" w:hAnsi="Arial" w:cs="Arial"/>
          <w:noProof/>
          <w:sz w:val="20"/>
          <w:szCs w:val="20"/>
        </w:rPr>
        <w:t xml:space="preserve"> </w:t>
      </w:r>
    </w:p>
    <w:p w14:paraId="254DD077" w14:textId="13A70C43" w:rsidR="00FD21FB" w:rsidRPr="006A0173" w:rsidRDefault="00FD21FB" w:rsidP="00D5030A">
      <w:pPr>
        <w:jc w:val="both"/>
        <w:rPr>
          <w:rFonts w:ascii="Arial" w:hAnsi="Arial" w:cs="Arial"/>
          <w:b/>
          <w:sz w:val="12"/>
          <w:szCs w:val="12"/>
        </w:rPr>
      </w:pPr>
    </w:p>
    <w:p w14:paraId="5B5CD252" w14:textId="33FABF79" w:rsidR="000B4CC5" w:rsidRPr="003B2415" w:rsidRDefault="00D17502" w:rsidP="00D5030A">
      <w:pPr>
        <w:jc w:val="both"/>
        <w:rPr>
          <w:rFonts w:ascii="Arial" w:hAnsi="Arial" w:cs="Arial"/>
          <w:sz w:val="20"/>
          <w:szCs w:val="20"/>
        </w:rPr>
      </w:pPr>
      <w:r w:rsidRPr="003B2415">
        <w:rPr>
          <w:rFonts w:ascii="Arial" w:hAnsi="Arial" w:cs="Arial"/>
          <w:b/>
          <w:bCs/>
          <w:sz w:val="20"/>
          <w:szCs w:val="20"/>
        </w:rPr>
        <w:t>Preliminary data supporting our ability to execute Aim</w:t>
      </w:r>
      <w:ins w:id="94" w:author="mattnassar@gmail.com" w:date="2024-11-10T15:11:00Z" w16du:dateUtc="2024-11-10T20:11:00Z">
        <w:r w:rsidR="00D26ACC">
          <w:rPr>
            <w:rFonts w:ascii="Arial" w:hAnsi="Arial" w:cs="Arial"/>
            <w:b/>
            <w:bCs/>
            <w:sz w:val="20"/>
            <w:szCs w:val="20"/>
          </w:rPr>
          <w:t xml:space="preserve"> 3</w:t>
        </w:r>
      </w:ins>
      <w:r w:rsidR="00F95905">
        <w:rPr>
          <w:rFonts w:ascii="Arial" w:hAnsi="Arial" w:cs="Arial"/>
          <w:b/>
          <w:bCs/>
          <w:sz w:val="20"/>
          <w:szCs w:val="20"/>
        </w:rPr>
        <w:t>.</w:t>
      </w:r>
      <w:r w:rsidRPr="003B2415">
        <w:rPr>
          <w:rFonts w:ascii="Arial" w:hAnsi="Arial" w:cs="Arial"/>
          <w:b/>
          <w:bCs/>
          <w:sz w:val="20"/>
          <w:szCs w:val="20"/>
        </w:rPr>
        <w:t xml:space="preserve"> </w:t>
      </w:r>
      <w:r w:rsidR="00B0621B" w:rsidRPr="003B2415">
        <w:rPr>
          <w:rFonts w:ascii="Arial" w:hAnsi="Arial" w:cs="Arial"/>
          <w:sz w:val="20"/>
          <w:szCs w:val="20"/>
        </w:rPr>
        <w:t xml:space="preserve">Our ability to execute this aim is supported by preliminary data </w:t>
      </w:r>
      <w:r w:rsidR="4D9C5730" w:rsidRPr="4D9C5730">
        <w:rPr>
          <w:rFonts w:ascii="Arial" w:hAnsi="Arial" w:cs="Arial"/>
          <w:sz w:val="20"/>
          <w:szCs w:val="20"/>
        </w:rPr>
        <w:t xml:space="preserve">from our team </w:t>
      </w:r>
      <w:r w:rsidR="00B0621B" w:rsidRPr="003B2415">
        <w:rPr>
          <w:rFonts w:ascii="Arial" w:hAnsi="Arial" w:cs="Arial"/>
          <w:sz w:val="20"/>
          <w:szCs w:val="20"/>
        </w:rPr>
        <w:t xml:space="preserve">demonstrating the successful </w:t>
      </w:r>
      <w:r w:rsidR="00B0621B" w:rsidRPr="006A0173">
        <w:rPr>
          <w:rFonts w:ascii="Arial" w:hAnsi="Arial" w:cs="Arial"/>
          <w:sz w:val="20"/>
          <w:szCs w:val="20"/>
        </w:rPr>
        <w:t xml:space="preserve">implementation of TUS protocols </w:t>
      </w:r>
      <w:del w:id="95" w:author="mattnassar@gmail.com" w:date="2024-11-10T15:11:00Z" w16du:dateUtc="2024-11-10T20:11:00Z">
        <w:r w:rsidR="00B0621B" w:rsidRPr="006A0173" w:rsidDel="00D26ACC">
          <w:rPr>
            <w:rFonts w:ascii="Arial" w:hAnsi="Arial" w:cs="Arial"/>
            <w:sz w:val="20"/>
            <w:szCs w:val="20"/>
          </w:rPr>
          <w:delText>and their</w:delText>
        </w:r>
      </w:del>
      <w:proofErr w:type="gramStart"/>
      <w:ins w:id="96" w:author="mattnassar@gmail.com" w:date="2024-11-10T15:11:00Z" w16du:dateUtc="2024-11-10T20:11:00Z">
        <w:r w:rsidR="00D26ACC">
          <w:rPr>
            <w:rFonts w:ascii="Arial" w:hAnsi="Arial" w:cs="Arial"/>
            <w:sz w:val="20"/>
            <w:szCs w:val="20"/>
          </w:rPr>
          <w:t xml:space="preserve">in </w:t>
        </w:r>
      </w:ins>
      <w:r w:rsidR="00B0621B" w:rsidRPr="006A0173">
        <w:rPr>
          <w:rFonts w:ascii="Arial" w:hAnsi="Arial" w:cs="Arial"/>
          <w:sz w:val="20"/>
          <w:szCs w:val="20"/>
        </w:rPr>
        <w:t xml:space="preserve"> combination</w:t>
      </w:r>
      <w:proofErr w:type="gramEnd"/>
      <w:del w:id="97" w:author="mattnassar@gmail.com" w:date="2024-11-10T15:11:00Z" w16du:dateUtc="2024-11-10T20:11:00Z">
        <w:r w:rsidR="00B0621B" w:rsidRPr="006A0173" w:rsidDel="00D26ACC">
          <w:rPr>
            <w:rFonts w:ascii="Arial" w:hAnsi="Arial" w:cs="Arial"/>
            <w:sz w:val="20"/>
            <w:szCs w:val="20"/>
          </w:rPr>
          <w:delText>s</w:delText>
        </w:r>
      </w:del>
      <w:r w:rsidR="00B0621B" w:rsidRPr="006A0173">
        <w:rPr>
          <w:rFonts w:ascii="Arial" w:hAnsi="Arial" w:cs="Arial"/>
          <w:sz w:val="20"/>
          <w:szCs w:val="20"/>
        </w:rPr>
        <w:t xml:space="preserve"> with EEG in </w:t>
      </w:r>
      <w:r w:rsidR="4D9C5730" w:rsidRPr="4D9C5730">
        <w:rPr>
          <w:rFonts w:ascii="Arial" w:hAnsi="Arial" w:cs="Arial"/>
          <w:sz w:val="20"/>
          <w:szCs w:val="20"/>
        </w:rPr>
        <w:t xml:space="preserve">the Ullsperger </w:t>
      </w:r>
      <w:r w:rsidR="00B0621B" w:rsidRPr="006A0173">
        <w:rPr>
          <w:rFonts w:ascii="Arial" w:hAnsi="Arial" w:cs="Arial"/>
          <w:sz w:val="20"/>
          <w:szCs w:val="20"/>
        </w:rPr>
        <w:t>lab (</w:t>
      </w:r>
      <w:r w:rsidR="00B0621B" w:rsidRPr="006F7A6A">
        <w:rPr>
          <w:rFonts w:ascii="Arial" w:hAnsi="Arial" w:cs="Arial"/>
          <w:sz w:val="20"/>
          <w:szCs w:val="20"/>
        </w:rPr>
        <w:t xml:space="preserve">Fig </w:t>
      </w:r>
      <w:r w:rsidR="003637D3">
        <w:rPr>
          <w:rFonts w:ascii="Arial" w:hAnsi="Arial" w:cs="Arial"/>
          <w:sz w:val="20"/>
          <w:szCs w:val="20"/>
        </w:rPr>
        <w:t>7</w:t>
      </w:r>
      <w:r w:rsidR="00B0621B" w:rsidRPr="00954B13">
        <w:rPr>
          <w:rFonts w:ascii="Arial" w:hAnsi="Arial" w:cs="Arial"/>
          <w:sz w:val="20"/>
          <w:szCs w:val="20"/>
        </w:rPr>
        <w:t>)</w:t>
      </w:r>
      <w:r w:rsidR="00B0621B" w:rsidRPr="006F7A6A">
        <w:rPr>
          <w:rFonts w:ascii="Arial" w:hAnsi="Arial" w:cs="Arial"/>
          <w:sz w:val="20"/>
          <w:szCs w:val="20"/>
        </w:rPr>
        <w:t>.</w:t>
      </w:r>
      <w:r w:rsidR="00B52135" w:rsidRPr="006A0173">
        <w:rPr>
          <w:rFonts w:ascii="Arial" w:hAnsi="Arial" w:cs="Arial"/>
          <w:sz w:val="20"/>
          <w:szCs w:val="20"/>
        </w:rPr>
        <w:t xml:space="preserve"> </w:t>
      </w:r>
      <w:r w:rsidR="00E92F84">
        <w:rPr>
          <w:rFonts w:ascii="Arial" w:hAnsi="Arial" w:cs="Arial"/>
          <w:sz w:val="20"/>
          <w:szCs w:val="20"/>
        </w:rPr>
        <w:t>In addition, a recent study</w:t>
      </w:r>
      <w:r w:rsidR="4D9C5730" w:rsidRPr="4D9C5730">
        <w:rPr>
          <w:rFonts w:ascii="Arial" w:hAnsi="Arial" w:cs="Arial"/>
          <w:sz w:val="20"/>
          <w:szCs w:val="20"/>
        </w:rPr>
        <w:t xml:space="preserve"> from another group</w:t>
      </w:r>
      <w:r w:rsidR="00E92F84">
        <w:rPr>
          <w:rFonts w:ascii="Arial" w:hAnsi="Arial" w:cs="Arial"/>
          <w:sz w:val="20"/>
          <w:szCs w:val="20"/>
        </w:rPr>
        <w:t xml:space="preserve"> successfully targeted the </w:t>
      </w:r>
      <w:proofErr w:type="spellStart"/>
      <w:r w:rsidR="00E92F84">
        <w:rPr>
          <w:rFonts w:ascii="Arial" w:hAnsi="Arial" w:cs="Arial"/>
          <w:sz w:val="20"/>
          <w:szCs w:val="20"/>
        </w:rPr>
        <w:t>aMCC</w:t>
      </w:r>
      <w:proofErr w:type="spellEnd"/>
      <w:r w:rsidR="00E92F84">
        <w:rPr>
          <w:rFonts w:ascii="Arial" w:hAnsi="Arial" w:cs="Arial"/>
          <w:sz w:val="20"/>
          <w:szCs w:val="20"/>
        </w:rPr>
        <w:t xml:space="preserve"> with TUS</w:t>
      </w:r>
      <w:r w:rsidR="00B65233">
        <w:rPr>
          <w:rFonts w:ascii="Arial" w:hAnsi="Arial" w:cs="Arial"/>
          <w:sz w:val="20"/>
          <w:szCs w:val="20"/>
        </w:rPr>
        <w:t xml:space="preserve"> </w:t>
      </w:r>
      <w:r w:rsidR="00A767A3">
        <w:rPr>
          <w:rFonts w:ascii="Arial" w:hAnsi="Arial" w:cs="Arial"/>
          <w:sz w:val="20"/>
          <w:szCs w:val="20"/>
        </w:rPr>
        <w:t xml:space="preserve">in humans </w:t>
      </w:r>
      <w:r w:rsidR="00A767A3">
        <w:rPr>
          <w:rFonts w:ascii="Arial" w:hAnsi="Arial" w:cs="Arial"/>
          <w:sz w:val="20"/>
          <w:szCs w:val="20"/>
        </w:rPr>
        <w:fldChar w:fldCharType="begin"/>
      </w:r>
      <w:r w:rsidR="002A7213">
        <w:rPr>
          <w:rFonts w:ascii="Arial" w:hAnsi="Arial" w:cs="Arial"/>
          <w:sz w:val="20"/>
          <w:szCs w:val="20"/>
        </w:rPr>
        <w:instrText xml:space="preserve"> ADDIN EN.CITE &lt;EndNote&gt;&lt;Cite&gt;&lt;Author&gt;Yaakub&lt;/Author&gt;&lt;Year&gt;2023&lt;/Year&gt;&lt;RecNum&gt;251&lt;/RecNum&gt;&lt;DisplayText&gt;&lt;style face="superscript"&gt;86&lt;/style&gt;&lt;/DisplayText&gt;&lt;record&gt;&lt;rec-number&gt;251&lt;/rec-number&gt;&lt;foreign-keys&gt;&lt;key app="EN" db-id="xrp5dt9p9p0rr9exz935twzaeaveax2asdvx" timestamp="1730736064"&gt;251&lt;/key&gt;&lt;/foreign-keys&gt;&lt;ref-type name="Journal Article"&gt;17&lt;/ref-type&gt;&lt;contributors&gt;&lt;authors&gt;&lt;author&gt;Yaakub, Siti N.&lt;/author&gt;&lt;author&gt;White, Tristan A.&lt;/author&gt;&lt;author&gt;Roberts, Jamie&lt;/author&gt;&lt;author&gt;Martin, Eleanor&lt;/author&gt;&lt;author&gt;Verhagen, Lennart&lt;/author&gt;&lt;author&gt;Stagg, Charlotte J.&lt;/author&gt;&lt;author&gt;Hall, Stephen&lt;/author&gt;&lt;author&gt;Fouragnan, Elsa F.&lt;/author&gt;&lt;/authors&gt;&lt;/contributors&gt;&lt;titles&gt;&lt;title&gt;Transcranial focused ultrasound-mediated neurochemical and functional connectivity changes in deep cortical regions in humans&lt;/title&gt;&lt;secondary-title&gt;Nature Communications&lt;/secondary-title&gt;&lt;/titles&gt;&lt;periodical&gt;&lt;full-title&gt;Nature Communications&lt;/full-title&gt;&lt;/periodical&gt;&lt;pages&gt;5318&lt;/pages&gt;&lt;volume&gt;14&lt;/volume&gt;&lt;number&gt;1&lt;/number&gt;&lt;dates&gt;&lt;year&gt;2023&lt;/year&gt;&lt;pub-dates&gt;&lt;date&gt;2023/09/01&lt;/date&gt;&lt;/pub-dates&gt;&lt;/dates&gt;&lt;isbn&gt;2041-1723&lt;/isbn&gt;&lt;urls&gt;&lt;related-urls&gt;&lt;url&gt;https://doi.org/10.1038/s41467-023-40998-0&lt;/url&gt;&lt;/related-urls&gt;&lt;/urls&gt;&lt;electronic-resource-num&gt;10.1038/s41467-023-40998-0&lt;/electronic-resource-num&gt;&lt;/record&gt;&lt;/Cite&gt;&lt;/EndNote&gt;</w:instrText>
      </w:r>
      <w:r w:rsidR="00A767A3">
        <w:rPr>
          <w:rFonts w:ascii="Arial" w:hAnsi="Arial" w:cs="Arial"/>
          <w:sz w:val="20"/>
          <w:szCs w:val="20"/>
        </w:rPr>
        <w:fldChar w:fldCharType="separate"/>
      </w:r>
      <w:r w:rsidR="002A7213" w:rsidRPr="002A7213">
        <w:rPr>
          <w:rFonts w:ascii="Arial" w:hAnsi="Arial" w:cs="Arial"/>
          <w:noProof/>
          <w:sz w:val="20"/>
          <w:szCs w:val="20"/>
          <w:vertAlign w:val="superscript"/>
        </w:rPr>
        <w:t>86</w:t>
      </w:r>
      <w:r w:rsidR="00A767A3">
        <w:rPr>
          <w:rFonts w:ascii="Arial" w:hAnsi="Arial" w:cs="Arial"/>
          <w:sz w:val="20"/>
          <w:szCs w:val="20"/>
        </w:rPr>
        <w:fldChar w:fldCharType="end"/>
      </w:r>
      <w:r w:rsidR="00E92F84">
        <w:rPr>
          <w:rFonts w:ascii="Arial" w:hAnsi="Arial" w:cs="Arial"/>
          <w:sz w:val="20"/>
          <w:szCs w:val="20"/>
        </w:rPr>
        <w:t xml:space="preserve">. </w:t>
      </w:r>
      <w:r w:rsidR="00B52135" w:rsidRPr="006A0173">
        <w:rPr>
          <w:rFonts w:ascii="Arial" w:hAnsi="Arial" w:cs="Arial"/>
          <w:sz w:val="20"/>
          <w:szCs w:val="20"/>
        </w:rPr>
        <w:t xml:space="preserve">Moreover, our previous computational work has shown </w:t>
      </w:r>
      <w:r w:rsidR="003815F5" w:rsidRPr="006A0173">
        <w:rPr>
          <w:rFonts w:ascii="Arial" w:hAnsi="Arial" w:cs="Arial"/>
          <w:sz w:val="20"/>
          <w:szCs w:val="20"/>
        </w:rPr>
        <w:t>our ability</w:t>
      </w:r>
      <w:r w:rsidR="00B52135" w:rsidRPr="006A0173">
        <w:rPr>
          <w:rFonts w:ascii="Arial" w:hAnsi="Arial" w:cs="Arial"/>
          <w:sz w:val="20"/>
          <w:szCs w:val="20"/>
        </w:rPr>
        <w:t xml:space="preserve"> </w:t>
      </w:r>
      <w:ins w:id="98" w:author="mattnassar@gmail.com" w:date="2024-11-10T15:12:00Z" w16du:dateUtc="2024-11-10T20:12:00Z">
        <w:r w:rsidR="00D26ACC">
          <w:rPr>
            <w:rFonts w:ascii="Arial" w:hAnsi="Arial" w:cs="Arial"/>
            <w:sz w:val="20"/>
            <w:szCs w:val="20"/>
          </w:rPr>
          <w:t xml:space="preserve">to </w:t>
        </w:r>
      </w:ins>
      <w:r w:rsidR="00B52135" w:rsidRPr="006A0173">
        <w:rPr>
          <w:rFonts w:ascii="Arial" w:hAnsi="Arial" w:cs="Arial"/>
          <w:sz w:val="20"/>
          <w:szCs w:val="20"/>
        </w:rPr>
        <w:t xml:space="preserve">parse out </w:t>
      </w:r>
      <w:proofErr w:type="spellStart"/>
      <w:r w:rsidR="00B52135" w:rsidRPr="006A0173">
        <w:rPr>
          <w:rFonts w:ascii="Arial" w:hAnsi="Arial" w:cs="Arial"/>
          <w:sz w:val="20"/>
          <w:szCs w:val="20"/>
        </w:rPr>
        <w:t>behavioural</w:t>
      </w:r>
      <w:proofErr w:type="spellEnd"/>
      <w:r w:rsidR="00B52135" w:rsidRPr="006A0173">
        <w:rPr>
          <w:rFonts w:ascii="Arial" w:hAnsi="Arial" w:cs="Arial"/>
          <w:sz w:val="20"/>
          <w:szCs w:val="20"/>
        </w:rPr>
        <w:t xml:space="preserve"> and neural </w:t>
      </w:r>
      <w:del w:id="99" w:author="mattnassar@gmail.com" w:date="2024-11-10T15:12:00Z" w16du:dateUtc="2024-11-10T20:12:00Z">
        <w:r w:rsidR="00B52135" w:rsidRPr="006A0173" w:rsidDel="00D26ACC">
          <w:rPr>
            <w:rFonts w:ascii="Arial" w:hAnsi="Arial" w:cs="Arial"/>
            <w:sz w:val="20"/>
            <w:szCs w:val="20"/>
          </w:rPr>
          <w:delText xml:space="preserve">cognitive </w:delText>
        </w:r>
      </w:del>
      <w:ins w:id="100" w:author="mattnassar@gmail.com" w:date="2024-11-10T15:12:00Z" w16du:dateUtc="2024-11-10T20:12:00Z">
        <w:r w:rsidR="00D26ACC">
          <w:rPr>
            <w:rFonts w:ascii="Arial" w:hAnsi="Arial" w:cs="Arial"/>
            <w:sz w:val="20"/>
            <w:szCs w:val="20"/>
          </w:rPr>
          <w:t>signatures of cognitive</w:t>
        </w:r>
        <w:r w:rsidR="00D26ACC" w:rsidRPr="006A0173">
          <w:rPr>
            <w:rFonts w:ascii="Arial" w:hAnsi="Arial" w:cs="Arial"/>
            <w:sz w:val="20"/>
            <w:szCs w:val="20"/>
          </w:rPr>
          <w:t xml:space="preserve"> </w:t>
        </w:r>
      </w:ins>
      <w:r w:rsidR="00B52135" w:rsidRPr="006A0173">
        <w:rPr>
          <w:rFonts w:ascii="Arial" w:hAnsi="Arial" w:cs="Arial"/>
          <w:sz w:val="20"/>
          <w:szCs w:val="20"/>
        </w:rPr>
        <w:t xml:space="preserve">control processes </w:t>
      </w:r>
      <w:r w:rsidR="00CC125F">
        <w:rPr>
          <w:rFonts w:ascii="Arial" w:hAnsi="Arial" w:cs="Arial"/>
          <w:sz w:val="20"/>
          <w:szCs w:val="20"/>
        </w:rPr>
        <w:t xml:space="preserve">in </w:t>
      </w:r>
      <w:r w:rsidR="00317B8E">
        <w:rPr>
          <w:rFonts w:ascii="Arial" w:hAnsi="Arial" w:cs="Arial"/>
          <w:sz w:val="20"/>
          <w:szCs w:val="20"/>
        </w:rPr>
        <w:t xml:space="preserve">similar tasks </w:t>
      </w:r>
      <w:r w:rsidR="00186287">
        <w:rPr>
          <w:rFonts w:ascii="Arial" w:hAnsi="Arial" w:cs="Arial"/>
          <w:sz w:val="20"/>
          <w:szCs w:val="20"/>
        </w:rPr>
        <w:fldChar w:fldCharType="begin">
          <w:fldData xml:space="preserve">PEVuZE5vdGU+PENpdGU+PEF1dGhvcj5GaXNjaGVyPC9BdXRob3I+PFllYXI+MjAxNzwvWWVhcj48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</w:fldData>
        </w:fldChar>
      </w:r>
      <w:r w:rsidR="00487CB6">
        <w:rPr>
          <w:rFonts w:ascii="Arial" w:hAnsi="Arial" w:cs="Arial"/>
          <w:sz w:val="20"/>
          <w:szCs w:val="20"/>
        </w:rPr>
        <w:instrText xml:space="preserve"> ADDIN EN.CITE </w:instrText>
      </w:r>
      <w:r w:rsidR="00487CB6">
        <w:rPr>
          <w:rFonts w:ascii="Arial" w:hAnsi="Arial" w:cs="Arial"/>
          <w:sz w:val="20"/>
          <w:szCs w:val="20"/>
        </w:rPr>
        <w:fldChar w:fldCharType="begin">
          <w:fldData xml:space="preserve">PEVuZE5vdGU+PENpdGU+PEF1dGhvcj5GaXNjaGVyPC9BdXRob3I+PFllYXI+MjAxNzwvWWVhcj48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</w:fldData>
        </w:fldChar>
      </w:r>
      <w:r w:rsidR="00487CB6">
        <w:rPr>
          <w:rFonts w:ascii="Arial" w:hAnsi="Arial" w:cs="Arial"/>
          <w:sz w:val="20"/>
          <w:szCs w:val="20"/>
        </w:rPr>
        <w:instrText xml:space="preserve"> ADDIN EN.CITE.DATA </w:instrText>
      </w:r>
      <w:r w:rsidR="00487CB6">
        <w:rPr>
          <w:rFonts w:ascii="Arial" w:hAnsi="Arial" w:cs="Arial"/>
          <w:sz w:val="20"/>
          <w:szCs w:val="20"/>
        </w:rPr>
      </w:r>
      <w:r w:rsidR="00487CB6">
        <w:rPr>
          <w:rFonts w:ascii="Arial" w:hAnsi="Arial" w:cs="Arial"/>
          <w:sz w:val="20"/>
          <w:szCs w:val="20"/>
        </w:rPr>
        <w:fldChar w:fldCharType="end"/>
      </w:r>
      <w:r w:rsidR="00186287">
        <w:rPr>
          <w:rFonts w:ascii="Arial" w:hAnsi="Arial" w:cs="Arial"/>
          <w:sz w:val="20"/>
          <w:szCs w:val="20"/>
        </w:rPr>
      </w:r>
      <w:r w:rsidR="00186287">
        <w:rPr>
          <w:rFonts w:ascii="Arial" w:hAnsi="Arial" w:cs="Arial"/>
          <w:sz w:val="20"/>
          <w:szCs w:val="20"/>
        </w:rPr>
        <w:fldChar w:fldCharType="separate"/>
      </w:r>
      <w:r w:rsidR="002A7213" w:rsidRPr="002A7213">
        <w:rPr>
          <w:rFonts w:ascii="Arial" w:hAnsi="Arial" w:cs="Arial"/>
          <w:noProof/>
          <w:sz w:val="20"/>
          <w:szCs w:val="20"/>
          <w:vertAlign w:val="superscript"/>
        </w:rPr>
        <w:t>29,30,43</w:t>
      </w:r>
      <w:r w:rsidR="00186287">
        <w:rPr>
          <w:rFonts w:ascii="Arial" w:hAnsi="Arial" w:cs="Arial"/>
          <w:sz w:val="20"/>
          <w:szCs w:val="20"/>
        </w:rPr>
        <w:fldChar w:fldCharType="end"/>
      </w:r>
      <w:r w:rsidR="00186287">
        <w:rPr>
          <w:rFonts w:ascii="Arial" w:hAnsi="Arial" w:cs="Arial"/>
          <w:sz w:val="20"/>
          <w:szCs w:val="20"/>
        </w:rPr>
        <w:t>.</w:t>
      </w:r>
    </w:p>
    <w:p w14:paraId="2958364D" w14:textId="77777777" w:rsidR="000B4CC5" w:rsidRPr="006A0173" w:rsidRDefault="000B4CC5" w:rsidP="00D5030A">
      <w:pPr>
        <w:jc w:val="both"/>
        <w:rPr>
          <w:rFonts w:ascii="Arial" w:hAnsi="Arial" w:cs="Arial"/>
          <w:sz w:val="12"/>
          <w:szCs w:val="12"/>
        </w:rPr>
      </w:pPr>
    </w:p>
    <w:p w14:paraId="57FD7188" w14:textId="758F5A59" w:rsidR="00425643" w:rsidRPr="006A0173" w:rsidRDefault="000B4CC5" w:rsidP="00D5030A">
      <w:pPr>
        <w:jc w:val="both"/>
        <w:rPr>
          <w:i/>
          <w:lang w:val="en-GB"/>
        </w:rPr>
      </w:pPr>
      <w:r w:rsidRPr="004025DD">
        <w:rPr>
          <w:rFonts w:ascii="Arial" w:hAnsi="Arial" w:cs="Arial"/>
          <w:b/>
          <w:bCs/>
          <w:sz w:val="20"/>
          <w:szCs w:val="20"/>
        </w:rPr>
        <w:t>Potential pitfalls/alternative outcomes</w:t>
      </w:r>
      <w:r w:rsidR="00AA4BDF">
        <w:rPr>
          <w:rFonts w:ascii="Arial" w:hAnsi="Arial" w:cs="Arial"/>
          <w:b/>
          <w:bCs/>
          <w:sz w:val="20"/>
          <w:szCs w:val="20"/>
        </w:rPr>
        <w:t>.</w:t>
      </w:r>
      <w:r>
        <w:rPr>
          <w:rFonts w:ascii="Arial" w:hAnsi="Arial" w:cs="Arial"/>
          <w:b/>
          <w:bCs/>
          <w:sz w:val="20"/>
          <w:szCs w:val="20"/>
        </w:rPr>
        <w:t xml:space="preserve"> </w:t>
      </w:r>
      <w:r w:rsidR="00AA4BDF">
        <w:rPr>
          <w:rFonts w:ascii="Arial" w:hAnsi="Arial" w:cs="Arial"/>
          <w:sz w:val="20"/>
          <w:szCs w:val="20"/>
        </w:rPr>
        <w:t>W</w:t>
      </w:r>
      <w:proofErr w:type="spellStart"/>
      <w:r w:rsidR="008322AC" w:rsidRPr="00425643">
        <w:rPr>
          <w:rFonts w:ascii="Arial" w:hAnsi="Arial" w:cs="Arial"/>
          <w:sz w:val="20"/>
          <w:szCs w:val="20"/>
          <w:lang w:val="en-GB"/>
        </w:rPr>
        <w:t>e</w:t>
      </w:r>
      <w:proofErr w:type="spellEnd"/>
      <w:r w:rsidR="008322AC" w:rsidRPr="00425643">
        <w:rPr>
          <w:rFonts w:ascii="Arial" w:hAnsi="Arial" w:cs="Arial"/>
          <w:sz w:val="20"/>
          <w:szCs w:val="20"/>
          <w:lang w:val="en-GB"/>
        </w:rPr>
        <w:t xml:space="preserve"> </w:t>
      </w:r>
      <w:r w:rsidR="00AA4BDF">
        <w:rPr>
          <w:rFonts w:ascii="Arial" w:hAnsi="Arial" w:cs="Arial"/>
          <w:sz w:val="20"/>
          <w:szCs w:val="20"/>
          <w:lang w:val="en-GB"/>
        </w:rPr>
        <w:t>may</w:t>
      </w:r>
      <w:r w:rsidR="008322AC" w:rsidRPr="00425643">
        <w:rPr>
          <w:rFonts w:ascii="Arial" w:hAnsi="Arial" w:cs="Arial"/>
          <w:sz w:val="20"/>
          <w:szCs w:val="20"/>
          <w:lang w:val="en-GB"/>
        </w:rPr>
        <w:t xml:space="preserve"> </w:t>
      </w:r>
      <w:r w:rsidR="00AA4BDF">
        <w:rPr>
          <w:rFonts w:ascii="Arial" w:hAnsi="Arial" w:cs="Arial"/>
          <w:sz w:val="20"/>
          <w:szCs w:val="20"/>
          <w:lang w:val="en-GB"/>
        </w:rPr>
        <w:t>observe</w:t>
      </w:r>
      <w:r w:rsidR="008322AC" w:rsidRPr="00425643">
        <w:rPr>
          <w:rFonts w:ascii="Arial" w:hAnsi="Arial" w:cs="Arial"/>
          <w:sz w:val="20"/>
          <w:szCs w:val="20"/>
          <w:lang w:val="en-GB"/>
        </w:rPr>
        <w:t xml:space="preserve"> exactly the opposite of </w:t>
      </w:r>
      <w:r w:rsidR="00AA4BDF">
        <w:rPr>
          <w:rFonts w:ascii="Arial" w:hAnsi="Arial" w:cs="Arial"/>
          <w:sz w:val="20"/>
          <w:szCs w:val="20"/>
          <w:lang w:val="en-GB"/>
        </w:rPr>
        <w:t>our</w:t>
      </w:r>
      <w:r w:rsidR="008322AC" w:rsidRPr="00425643">
        <w:rPr>
          <w:rFonts w:ascii="Arial" w:hAnsi="Arial" w:cs="Arial"/>
          <w:sz w:val="20"/>
          <w:szCs w:val="20"/>
          <w:lang w:val="en-GB"/>
        </w:rPr>
        <w:t xml:space="preserve"> predicted</w:t>
      </w:r>
      <w:r w:rsidR="00AA4BDF">
        <w:rPr>
          <w:rFonts w:ascii="Arial" w:hAnsi="Arial" w:cs="Arial"/>
          <w:sz w:val="20"/>
          <w:szCs w:val="20"/>
          <w:lang w:val="en-GB"/>
        </w:rPr>
        <w:t xml:space="preserve"> results</w:t>
      </w:r>
      <w:r w:rsidR="008322AC" w:rsidRPr="00425643">
        <w:rPr>
          <w:rFonts w:ascii="Arial" w:hAnsi="Arial" w:cs="Arial"/>
          <w:sz w:val="20"/>
          <w:szCs w:val="20"/>
          <w:lang w:val="en-GB"/>
        </w:rPr>
        <w:t>. In this case, considering the mixed reports regarding the exact mechanism of TUS in terms of increasing or decreasing activity within the targeted region</w:t>
      </w:r>
      <w:r w:rsidR="005C16AC" w:rsidRPr="00425643">
        <w:rPr>
          <w:rFonts w:ascii="Arial" w:hAnsi="Arial" w:cs="Arial"/>
          <w:sz w:val="20"/>
          <w:szCs w:val="20"/>
          <w:lang w:val="en-GB"/>
        </w:rPr>
        <w:t xml:space="preserve"> </w:t>
      </w:r>
      <w:r w:rsidR="00164B7A" w:rsidRPr="00425643">
        <w:rPr>
          <w:rFonts w:ascii="Arial" w:hAnsi="Arial" w:cs="Arial"/>
          <w:sz w:val="20"/>
          <w:szCs w:val="20"/>
          <w:lang w:val="en-GB"/>
        </w:rPr>
        <w:fldChar w:fldCharType="begin">
          <w:fldData xml:space="preserve">PEVuZE5vdGU+PENpdGU+PEF1dGhvcj5CbGFja21vcmU8L0F1dGhvcj48WWVhcj4yMDE5PC9ZZWFy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=
</w:fldData>
        </w:fldChar>
      </w:r>
      <w:r w:rsidR="00487CB6">
        <w:rPr>
          <w:rFonts w:ascii="Arial" w:hAnsi="Arial" w:cs="Arial"/>
          <w:sz w:val="20"/>
          <w:szCs w:val="20"/>
          <w:lang w:val="en-GB"/>
        </w:rPr>
        <w:instrText xml:space="preserve"> ADDIN EN.CITE </w:instrText>
      </w:r>
      <w:r w:rsidR="00487CB6">
        <w:rPr>
          <w:rFonts w:ascii="Arial" w:hAnsi="Arial" w:cs="Arial"/>
          <w:sz w:val="20"/>
          <w:szCs w:val="20"/>
          <w:lang w:val="en-GB"/>
        </w:rPr>
        <w:fldChar w:fldCharType="begin">
          <w:fldData xml:space="preserve">PEVuZE5vdGU+PENpdGU+PEF1dGhvcj5CbGFja21vcmU8L0F1dGhvcj48WWVhcj4yMDE5PC9ZZWFy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=
</w:fldData>
        </w:fldChar>
      </w:r>
      <w:r w:rsidR="00487CB6">
        <w:rPr>
          <w:rFonts w:ascii="Arial" w:hAnsi="Arial" w:cs="Arial"/>
          <w:sz w:val="20"/>
          <w:szCs w:val="20"/>
          <w:lang w:val="en-GB"/>
        </w:rPr>
        <w:instrText xml:space="preserve"> ADDIN EN.CITE.DATA </w:instrText>
      </w:r>
      <w:r w:rsidR="00487CB6">
        <w:rPr>
          <w:rFonts w:ascii="Arial" w:hAnsi="Arial" w:cs="Arial"/>
          <w:sz w:val="20"/>
          <w:szCs w:val="20"/>
          <w:lang w:val="en-GB"/>
        </w:rPr>
      </w:r>
      <w:r w:rsidR="00487CB6">
        <w:rPr>
          <w:rFonts w:ascii="Arial" w:hAnsi="Arial" w:cs="Arial"/>
          <w:sz w:val="20"/>
          <w:szCs w:val="20"/>
          <w:lang w:val="en-GB"/>
        </w:rPr>
        <w:fldChar w:fldCharType="end"/>
      </w:r>
      <w:r w:rsidR="00164B7A" w:rsidRPr="00425643">
        <w:rPr>
          <w:rFonts w:ascii="Arial" w:hAnsi="Arial" w:cs="Arial"/>
          <w:sz w:val="20"/>
          <w:szCs w:val="20"/>
          <w:lang w:val="en-GB"/>
        </w:rPr>
      </w:r>
      <w:r w:rsidR="00164B7A" w:rsidRPr="00425643">
        <w:rPr>
          <w:rFonts w:ascii="Arial" w:hAnsi="Arial" w:cs="Arial"/>
          <w:sz w:val="20"/>
          <w:szCs w:val="20"/>
          <w:lang w:val="en-GB"/>
        </w:rPr>
        <w:fldChar w:fldCharType="separate"/>
      </w:r>
      <w:r w:rsidR="00487CB6" w:rsidRPr="00487CB6">
        <w:rPr>
          <w:rFonts w:ascii="Arial" w:hAnsi="Arial" w:cs="Arial"/>
          <w:noProof/>
          <w:sz w:val="20"/>
          <w:szCs w:val="20"/>
          <w:vertAlign w:val="superscript"/>
          <w:lang w:val="en-GB"/>
        </w:rPr>
        <w:t>5,24</w:t>
      </w:r>
      <w:r w:rsidR="00164B7A" w:rsidRPr="00425643">
        <w:rPr>
          <w:rFonts w:ascii="Arial" w:hAnsi="Arial" w:cs="Arial"/>
          <w:sz w:val="20"/>
          <w:szCs w:val="20"/>
          <w:lang w:val="en-GB"/>
        </w:rPr>
        <w:fldChar w:fldCharType="end"/>
      </w:r>
      <w:r w:rsidR="008322AC" w:rsidRPr="00425643">
        <w:rPr>
          <w:rFonts w:ascii="Arial" w:hAnsi="Arial" w:cs="Arial"/>
          <w:sz w:val="20"/>
          <w:szCs w:val="20"/>
          <w:lang w:val="en-GB"/>
        </w:rPr>
        <w:t xml:space="preserve">, we would tentatively interpret the result in terms of a successful causal perturbation, albeit one with limited specificity. </w:t>
      </w:r>
      <w:r w:rsidR="00CB67A1">
        <w:rPr>
          <w:rFonts w:ascii="Arial" w:hAnsi="Arial" w:cs="Arial"/>
          <w:sz w:val="20"/>
          <w:szCs w:val="20"/>
          <w:lang w:val="en-GB"/>
        </w:rPr>
        <w:t>Finding</w:t>
      </w:r>
      <w:r w:rsidR="00112D19">
        <w:rPr>
          <w:rFonts w:ascii="Arial" w:hAnsi="Arial" w:cs="Arial"/>
          <w:sz w:val="20"/>
          <w:szCs w:val="20"/>
          <w:lang w:val="en-GB"/>
        </w:rPr>
        <w:t xml:space="preserve"> n</w:t>
      </w:r>
      <w:r w:rsidR="008322AC" w:rsidRPr="00425643">
        <w:rPr>
          <w:rFonts w:ascii="Arial" w:hAnsi="Arial" w:cs="Arial"/>
          <w:sz w:val="20"/>
          <w:szCs w:val="20"/>
          <w:lang w:val="en-GB"/>
        </w:rPr>
        <w:t xml:space="preserve">o change in either control </w:t>
      </w:r>
      <w:proofErr w:type="spellStart"/>
      <w:r w:rsidR="008322AC" w:rsidRPr="00425643">
        <w:rPr>
          <w:rFonts w:ascii="Arial" w:hAnsi="Arial" w:cs="Arial"/>
          <w:sz w:val="20"/>
          <w:szCs w:val="20"/>
          <w:lang w:val="en-GB"/>
        </w:rPr>
        <w:t>behaviors</w:t>
      </w:r>
      <w:proofErr w:type="spellEnd"/>
      <w:r w:rsidR="008322AC" w:rsidRPr="00425643">
        <w:rPr>
          <w:rFonts w:ascii="Arial" w:hAnsi="Arial" w:cs="Arial"/>
          <w:sz w:val="20"/>
          <w:szCs w:val="20"/>
          <w:lang w:val="en-GB"/>
        </w:rPr>
        <w:t xml:space="preserve"> or dynamics, </w:t>
      </w:r>
      <w:r w:rsidR="00AA4BDF">
        <w:rPr>
          <w:rFonts w:ascii="Arial" w:hAnsi="Arial" w:cs="Arial"/>
          <w:sz w:val="20"/>
          <w:szCs w:val="20"/>
          <w:lang w:val="en-GB"/>
        </w:rPr>
        <w:t xml:space="preserve">on the other hand, </w:t>
      </w:r>
      <w:r w:rsidR="00112D19">
        <w:rPr>
          <w:rFonts w:ascii="Arial" w:hAnsi="Arial" w:cs="Arial"/>
          <w:sz w:val="20"/>
          <w:szCs w:val="20"/>
          <w:lang w:val="en-GB"/>
        </w:rPr>
        <w:t xml:space="preserve">would call into question the </w:t>
      </w:r>
      <w:r w:rsidR="00CB67A1">
        <w:rPr>
          <w:rFonts w:ascii="Arial" w:hAnsi="Arial" w:cs="Arial"/>
          <w:sz w:val="20"/>
          <w:szCs w:val="20"/>
          <w:lang w:val="en-GB"/>
        </w:rPr>
        <w:t>current assumption</w:t>
      </w:r>
      <w:r w:rsidR="008322AC" w:rsidRPr="00425643">
        <w:rPr>
          <w:rFonts w:ascii="Arial" w:hAnsi="Arial" w:cs="Arial"/>
          <w:sz w:val="20"/>
          <w:szCs w:val="20"/>
          <w:lang w:val="en-GB"/>
        </w:rPr>
        <w:t xml:space="preserve"> </w:t>
      </w:r>
      <w:r w:rsidR="00CB67A1">
        <w:rPr>
          <w:rFonts w:ascii="Arial" w:hAnsi="Arial" w:cs="Arial"/>
          <w:sz w:val="20"/>
          <w:szCs w:val="20"/>
          <w:lang w:val="en-GB"/>
        </w:rPr>
        <w:t xml:space="preserve">that the </w:t>
      </w:r>
      <w:proofErr w:type="spellStart"/>
      <w:r w:rsidR="00CB67A1">
        <w:rPr>
          <w:rFonts w:ascii="Arial" w:hAnsi="Arial" w:cs="Arial"/>
          <w:sz w:val="20"/>
          <w:szCs w:val="20"/>
          <w:lang w:val="en-GB"/>
        </w:rPr>
        <w:t>aMCC</w:t>
      </w:r>
      <w:proofErr w:type="spellEnd"/>
      <w:r w:rsidR="00CB67A1">
        <w:rPr>
          <w:rFonts w:ascii="Arial" w:hAnsi="Arial" w:cs="Arial"/>
          <w:sz w:val="20"/>
          <w:szCs w:val="20"/>
          <w:lang w:val="en-GB"/>
        </w:rPr>
        <w:t xml:space="preserve"> has </w:t>
      </w:r>
      <w:r w:rsidR="008322AC" w:rsidRPr="00425643">
        <w:rPr>
          <w:rFonts w:ascii="Arial" w:hAnsi="Arial" w:cs="Arial"/>
          <w:sz w:val="20"/>
          <w:szCs w:val="20"/>
          <w:lang w:val="en-GB"/>
        </w:rPr>
        <w:t>a causal role in the implementation of control.</w:t>
      </w:r>
      <w:r w:rsidR="00770632" w:rsidRPr="00425643">
        <w:rPr>
          <w:rFonts w:ascii="Arial" w:hAnsi="Arial" w:cs="Arial"/>
          <w:sz w:val="20"/>
          <w:szCs w:val="20"/>
          <w:lang w:val="en-GB"/>
        </w:rPr>
        <w:t xml:space="preserve"> </w:t>
      </w:r>
      <w:r w:rsidR="005255FF" w:rsidRPr="006A0173">
        <w:rPr>
          <w:rFonts w:ascii="Arial" w:hAnsi="Arial" w:cs="Arial"/>
          <w:sz w:val="20"/>
          <w:szCs w:val="20"/>
          <w:lang w:val="en-GB"/>
        </w:rPr>
        <w:t xml:space="preserve">Regardless of whether our predictions are </w:t>
      </w:r>
      <w:r w:rsidR="003E64BF">
        <w:rPr>
          <w:rFonts w:ascii="Arial" w:hAnsi="Arial" w:cs="Arial"/>
          <w:sz w:val="20"/>
          <w:szCs w:val="20"/>
          <w:lang w:val="en-GB"/>
        </w:rPr>
        <w:t>confirmed</w:t>
      </w:r>
      <w:r w:rsidR="005255FF" w:rsidRPr="006A0173">
        <w:rPr>
          <w:rFonts w:ascii="Arial" w:hAnsi="Arial" w:cs="Arial"/>
          <w:sz w:val="20"/>
          <w:szCs w:val="20"/>
          <w:lang w:val="en-GB"/>
        </w:rPr>
        <w:t xml:space="preserve"> or refuted, the novelt</w:t>
      </w:r>
      <w:r w:rsidR="00425643" w:rsidRPr="006A0173">
        <w:rPr>
          <w:rFonts w:ascii="Arial" w:hAnsi="Arial" w:cs="Arial"/>
          <w:sz w:val="20"/>
          <w:szCs w:val="20"/>
          <w:lang w:val="en-GB"/>
        </w:rPr>
        <w:t>y</w:t>
      </w:r>
      <w:r w:rsidR="005255FF" w:rsidRPr="006A0173">
        <w:rPr>
          <w:rFonts w:ascii="Arial" w:hAnsi="Arial" w:cs="Arial"/>
          <w:sz w:val="20"/>
          <w:szCs w:val="20"/>
          <w:lang w:val="en-GB"/>
        </w:rPr>
        <w:t xml:space="preserve"> of the method</w:t>
      </w:r>
      <w:r w:rsidR="00425643" w:rsidRPr="006A0173">
        <w:rPr>
          <w:rFonts w:ascii="Arial" w:hAnsi="Arial" w:cs="Arial"/>
          <w:sz w:val="20"/>
          <w:szCs w:val="20"/>
          <w:lang w:val="en-GB"/>
        </w:rPr>
        <w:t xml:space="preserve"> and the </w:t>
      </w:r>
      <w:r w:rsidR="005255FF" w:rsidRPr="006A0173">
        <w:rPr>
          <w:rFonts w:ascii="Arial" w:hAnsi="Arial" w:cs="Arial"/>
          <w:sz w:val="20"/>
          <w:szCs w:val="20"/>
          <w:lang w:val="en-GB"/>
        </w:rPr>
        <w:t xml:space="preserve">richness of the </w:t>
      </w:r>
      <w:proofErr w:type="spellStart"/>
      <w:r w:rsidR="005255FF" w:rsidRPr="006A0173">
        <w:rPr>
          <w:rFonts w:ascii="Arial" w:hAnsi="Arial" w:cs="Arial"/>
          <w:sz w:val="20"/>
          <w:szCs w:val="20"/>
          <w:lang w:val="en-GB"/>
        </w:rPr>
        <w:t>behavioral</w:t>
      </w:r>
      <w:proofErr w:type="spellEnd"/>
      <w:r w:rsidR="005255FF" w:rsidRPr="006A0173">
        <w:rPr>
          <w:rFonts w:ascii="Arial" w:hAnsi="Arial" w:cs="Arial"/>
          <w:sz w:val="20"/>
          <w:szCs w:val="20"/>
          <w:lang w:val="en-GB"/>
        </w:rPr>
        <w:t xml:space="preserve"> and neurophysiological measures</w:t>
      </w:r>
      <w:r w:rsidR="005F3DA1">
        <w:rPr>
          <w:rFonts w:ascii="Arial" w:hAnsi="Arial" w:cs="Arial"/>
          <w:sz w:val="20"/>
          <w:szCs w:val="20"/>
          <w:lang w:val="en-GB"/>
        </w:rPr>
        <w:t xml:space="preserve"> </w:t>
      </w:r>
      <w:r w:rsidR="005F3DA1" w:rsidDel="00607B18">
        <w:rPr>
          <w:rFonts w:ascii="Arial" w:hAnsi="Arial" w:cs="Arial"/>
          <w:sz w:val="20"/>
          <w:szCs w:val="20"/>
          <w:lang w:val="en-GB"/>
        </w:rPr>
        <w:t>would</w:t>
      </w:r>
      <w:r w:rsidR="005255FF" w:rsidRPr="006A0173" w:rsidDel="00607B18">
        <w:rPr>
          <w:rFonts w:ascii="Arial" w:hAnsi="Arial" w:cs="Arial"/>
          <w:sz w:val="20"/>
          <w:szCs w:val="20"/>
          <w:lang w:val="en-GB"/>
        </w:rPr>
        <w:t xml:space="preserve"> </w:t>
      </w:r>
      <w:r w:rsidR="005255FF" w:rsidRPr="006A0173">
        <w:rPr>
          <w:rFonts w:ascii="Arial" w:hAnsi="Arial" w:cs="Arial"/>
          <w:sz w:val="20"/>
          <w:szCs w:val="20"/>
          <w:lang w:val="en-GB"/>
        </w:rPr>
        <w:t>make significant</w:t>
      </w:r>
      <w:r w:rsidR="00425643" w:rsidRPr="006A0173">
        <w:rPr>
          <w:rFonts w:ascii="Arial" w:hAnsi="Arial" w:cs="Arial"/>
          <w:sz w:val="20"/>
          <w:szCs w:val="20"/>
          <w:lang w:val="en-GB"/>
        </w:rPr>
        <w:t xml:space="preserve"> </w:t>
      </w:r>
      <w:r w:rsidR="005255FF" w:rsidRPr="006A0173">
        <w:rPr>
          <w:rFonts w:ascii="Arial" w:hAnsi="Arial" w:cs="Arial"/>
          <w:sz w:val="20"/>
          <w:szCs w:val="20"/>
          <w:lang w:val="en-GB"/>
        </w:rPr>
        <w:t xml:space="preserve">contributions to our understanding </w:t>
      </w:r>
      <w:r w:rsidR="00425643" w:rsidRPr="006A0173">
        <w:rPr>
          <w:rFonts w:ascii="Arial" w:hAnsi="Arial" w:cs="Arial"/>
          <w:sz w:val="20"/>
          <w:szCs w:val="20"/>
          <w:lang w:val="en-GB"/>
        </w:rPr>
        <w:t xml:space="preserve">of the role of </w:t>
      </w:r>
      <w:proofErr w:type="spellStart"/>
      <w:r w:rsidR="00425643" w:rsidRPr="006A0173">
        <w:rPr>
          <w:rFonts w:ascii="Arial" w:hAnsi="Arial" w:cs="Arial"/>
          <w:sz w:val="20"/>
          <w:szCs w:val="20"/>
          <w:lang w:val="en-GB"/>
        </w:rPr>
        <w:t>aMCC</w:t>
      </w:r>
      <w:proofErr w:type="spellEnd"/>
      <w:r w:rsidR="00425643" w:rsidRPr="006A0173">
        <w:rPr>
          <w:rFonts w:ascii="Arial" w:hAnsi="Arial" w:cs="Arial"/>
          <w:sz w:val="20"/>
          <w:szCs w:val="20"/>
          <w:lang w:val="en-GB"/>
        </w:rPr>
        <w:t xml:space="preserve"> in cognitive control</w:t>
      </w:r>
      <w:r w:rsidR="005255FF" w:rsidRPr="006A0173">
        <w:rPr>
          <w:rFonts w:ascii="Arial" w:hAnsi="Arial" w:cs="Arial"/>
          <w:sz w:val="20"/>
          <w:szCs w:val="20"/>
          <w:lang w:val="en-GB"/>
        </w:rPr>
        <w:t>.</w:t>
      </w:r>
    </w:p>
    <w:p w14:paraId="560657CD" w14:textId="77777777" w:rsidR="00EF7346" w:rsidRPr="006A0173" w:rsidRDefault="00EF7346" w:rsidP="00D5030A">
      <w:pPr>
        <w:jc w:val="both"/>
        <w:rPr>
          <w:rFonts w:ascii="Arial" w:eastAsia="Calibri" w:hAnsi="Arial" w:cs="Arial"/>
          <w:b/>
          <w:color w:val="000000" w:themeColor="text1"/>
          <w:kern w:val="0"/>
          <w:sz w:val="12"/>
          <w:szCs w:val="12"/>
          <w:lang w:eastAsia="en-GB" w:bidi="he-IL"/>
          <w14:ligatures w14:val="none"/>
        </w:rPr>
      </w:pPr>
    </w:p>
    <w:p w14:paraId="4BF97572" w14:textId="173075DE" w:rsidR="00EF7346" w:rsidRDefault="08935D99" w:rsidP="00D5030A">
      <w:pPr>
        <w:jc w:val="both"/>
        <w:rPr>
          <w:rFonts w:ascii="Arial" w:hAnsi="Arial" w:cs="Arial"/>
          <w:b/>
          <w:bCs/>
          <w:sz w:val="20"/>
          <w:szCs w:val="20"/>
        </w:rPr>
      </w:pPr>
      <w:r w:rsidRPr="003B2415">
        <w:rPr>
          <w:rFonts w:ascii="Arial" w:hAnsi="Arial" w:cs="Arial"/>
          <w:b/>
          <w:bCs/>
          <w:sz w:val="20"/>
          <w:szCs w:val="20"/>
        </w:rPr>
        <w:t>Intellectual Merit</w:t>
      </w:r>
      <w:r w:rsidR="00EF7346">
        <w:rPr>
          <w:rFonts w:ascii="Arial" w:hAnsi="Arial" w:cs="Arial"/>
          <w:sz w:val="20"/>
          <w:szCs w:val="20"/>
        </w:rPr>
        <w:t xml:space="preserve">. </w:t>
      </w:r>
      <w:r w:rsidR="708AA8D7" w:rsidRPr="003B2415">
        <w:rPr>
          <w:rFonts w:ascii="Arial" w:hAnsi="Arial" w:cs="Arial"/>
          <w:sz w:val="20"/>
          <w:szCs w:val="20"/>
        </w:rPr>
        <w:t>Cognitive control</w:t>
      </w:r>
      <w:r w:rsidR="008469B6">
        <w:rPr>
          <w:rFonts w:ascii="Arial" w:hAnsi="Arial" w:cs="Arial"/>
          <w:sz w:val="20"/>
          <w:szCs w:val="20"/>
        </w:rPr>
        <w:t xml:space="preserve"> is</w:t>
      </w:r>
      <w:r w:rsidR="708AA8D7" w:rsidRPr="003B2415">
        <w:rPr>
          <w:rFonts w:ascii="Arial" w:hAnsi="Arial" w:cs="Arial"/>
          <w:sz w:val="20"/>
          <w:szCs w:val="20"/>
        </w:rPr>
        <w:t xml:space="preserve"> a critical function </w:t>
      </w:r>
      <w:r w:rsidR="00A34E45">
        <w:rPr>
          <w:rFonts w:ascii="Arial" w:hAnsi="Arial" w:cs="Arial"/>
          <w:sz w:val="20"/>
          <w:szCs w:val="20"/>
        </w:rPr>
        <w:t>performed by the brain</w:t>
      </w:r>
      <w:r w:rsidR="708AA8D7" w:rsidRPr="003B2415">
        <w:rPr>
          <w:rFonts w:ascii="Arial" w:hAnsi="Arial" w:cs="Arial"/>
          <w:sz w:val="20"/>
          <w:szCs w:val="20"/>
        </w:rPr>
        <w:t>. Failures of cognitive control can be impactful, and in some cases have dire consequences for individuals and society. Despite decades of active research</w:t>
      </w:r>
      <w:r w:rsidR="00A34E45">
        <w:rPr>
          <w:rFonts w:ascii="Arial" w:hAnsi="Arial" w:cs="Arial"/>
          <w:sz w:val="20"/>
          <w:szCs w:val="20"/>
        </w:rPr>
        <w:t xml:space="preserve"> </w:t>
      </w:r>
      <w:r w:rsidR="708AA8D7" w:rsidRPr="003B2415">
        <w:rPr>
          <w:rFonts w:ascii="Arial" w:hAnsi="Arial" w:cs="Arial"/>
          <w:sz w:val="20"/>
          <w:szCs w:val="20"/>
        </w:rPr>
        <w:t xml:space="preserve">addressing the mechanisms of cognitive control, we still have no task-general computational theory of what control is, let alone how recent and current context affects its recruitment and allocation to perform specific computations. Here we test a theory that has potential to fill this gap. Our theory builds on work showing that inference over latent embeddings can allow recurrent neural networks to generalize better and to perform continual learning efficiently. We hypothesize that this inference, which modulates the activity of embedding units in order to improve the objectives of the neural network, serves as a task-general cognitive controller. Our work will provide a detailed mechanistic description of what task general control means in the context of recurrent neural networks and use this to shed light on control </w:t>
      </w:r>
      <w:r w:rsidR="708AA8D7" w:rsidRPr="003B2415">
        <w:rPr>
          <w:rFonts w:ascii="Arial" w:hAnsi="Arial" w:cs="Arial"/>
          <w:sz w:val="20"/>
          <w:szCs w:val="20"/>
        </w:rPr>
        <w:lastRenderedPageBreak/>
        <w:t xml:space="preserve">representations </w:t>
      </w:r>
      <w:r w:rsidR="00F271C8">
        <w:rPr>
          <w:rFonts w:ascii="Arial" w:hAnsi="Arial" w:cs="Arial"/>
          <w:sz w:val="20"/>
          <w:szCs w:val="20"/>
        </w:rPr>
        <w:t>and the neural mechanisms supporting them</w:t>
      </w:r>
      <w:r w:rsidR="708AA8D7" w:rsidRPr="003B2415">
        <w:rPr>
          <w:rFonts w:ascii="Arial" w:hAnsi="Arial" w:cs="Arial"/>
          <w:sz w:val="20"/>
          <w:szCs w:val="20"/>
        </w:rPr>
        <w:t>. If successful, our work will provide the first validated task-general model of cognitive control and its neural implementation, and if unsuccessful, it will reveal failure points of existing theories that have</w:t>
      </w:r>
      <w:r w:rsidR="4D9C5730" w:rsidRPr="4D9C5730">
        <w:rPr>
          <w:rFonts w:ascii="Arial" w:hAnsi="Arial" w:cs="Arial"/>
          <w:sz w:val="20"/>
          <w:szCs w:val="20"/>
        </w:rPr>
        <w:t>,</w:t>
      </w:r>
      <w:r w:rsidR="708AA8D7" w:rsidRPr="003B2415">
        <w:rPr>
          <w:rFonts w:ascii="Arial" w:hAnsi="Arial" w:cs="Arial"/>
          <w:sz w:val="20"/>
          <w:szCs w:val="20"/>
        </w:rPr>
        <w:t xml:space="preserve"> to date</w:t>
      </w:r>
      <w:r w:rsidR="4D9C5730" w:rsidRPr="4D9C5730">
        <w:rPr>
          <w:rFonts w:ascii="Arial" w:hAnsi="Arial" w:cs="Arial"/>
          <w:sz w:val="20"/>
          <w:szCs w:val="20"/>
        </w:rPr>
        <w:t>,</w:t>
      </w:r>
      <w:r w:rsidR="708AA8D7" w:rsidRPr="003B2415">
        <w:rPr>
          <w:rFonts w:ascii="Arial" w:hAnsi="Arial" w:cs="Arial"/>
          <w:sz w:val="20"/>
          <w:szCs w:val="20"/>
        </w:rPr>
        <w:t xml:space="preserve"> only been </w:t>
      </w:r>
      <w:r w:rsidR="00EA1D76">
        <w:rPr>
          <w:rFonts w:ascii="Arial" w:hAnsi="Arial" w:cs="Arial"/>
          <w:sz w:val="20"/>
          <w:szCs w:val="20"/>
        </w:rPr>
        <w:t>implemented</w:t>
      </w:r>
      <w:r w:rsidR="708AA8D7" w:rsidRPr="003B2415">
        <w:rPr>
          <w:rFonts w:ascii="Arial" w:hAnsi="Arial" w:cs="Arial"/>
          <w:sz w:val="20"/>
          <w:szCs w:val="20"/>
        </w:rPr>
        <w:t xml:space="preserve"> </w:t>
      </w:r>
      <w:r w:rsidR="00EA1D76">
        <w:rPr>
          <w:rFonts w:ascii="Arial" w:hAnsi="Arial" w:cs="Arial"/>
          <w:sz w:val="20"/>
          <w:szCs w:val="20"/>
        </w:rPr>
        <w:t>in</w:t>
      </w:r>
      <w:r w:rsidR="00EA1D76" w:rsidRPr="003B2415">
        <w:rPr>
          <w:rFonts w:ascii="Arial" w:hAnsi="Arial" w:cs="Arial"/>
          <w:sz w:val="20"/>
          <w:szCs w:val="20"/>
        </w:rPr>
        <w:t xml:space="preserve"> </w:t>
      </w:r>
      <w:r w:rsidR="708AA8D7" w:rsidRPr="003B2415">
        <w:rPr>
          <w:rFonts w:ascii="Arial" w:hAnsi="Arial" w:cs="Arial"/>
          <w:sz w:val="20"/>
          <w:szCs w:val="20"/>
        </w:rPr>
        <w:t xml:space="preserve">specific tasks. </w:t>
      </w:r>
      <w:r w:rsidR="708AA8D7" w:rsidRPr="00EA1D76">
        <w:rPr>
          <w:rFonts w:ascii="Arial" w:hAnsi="Arial" w:cs="Arial"/>
          <w:sz w:val="20"/>
          <w:szCs w:val="20"/>
        </w:rPr>
        <w:t xml:space="preserve">In either case, </w:t>
      </w:r>
      <w:r w:rsidR="708AA8D7" w:rsidRPr="00D5030A">
        <w:rPr>
          <w:rFonts w:ascii="Arial" w:hAnsi="Arial" w:cs="Arial"/>
          <w:sz w:val="20"/>
          <w:szCs w:val="20"/>
          <w:u w:val="single"/>
        </w:rPr>
        <w:t>this work will shape our understanding of the neural computation underlying cognitive control and pave the road to understanding cognitive control failures.</w:t>
      </w:r>
    </w:p>
    <w:p w14:paraId="6081258F" w14:textId="77777777" w:rsidR="00EF7346" w:rsidRPr="00D5030A" w:rsidRDefault="00EF7346" w:rsidP="00D5030A">
      <w:pPr>
        <w:jc w:val="both"/>
        <w:rPr>
          <w:rFonts w:ascii="Arial" w:hAnsi="Arial" w:cs="Arial"/>
          <w:sz w:val="12"/>
          <w:szCs w:val="12"/>
        </w:rPr>
      </w:pPr>
    </w:p>
    <w:p w14:paraId="5607A4CC" w14:textId="3549E266" w:rsidR="708AA8D7" w:rsidRPr="003B2415" w:rsidRDefault="00C83713" w:rsidP="00D5030A">
      <w:pPr>
        <w:jc w:val="both"/>
        <w:rPr>
          <w:rFonts w:ascii="Arial" w:hAnsi="Arial" w:cs="Arial"/>
          <w:sz w:val="20"/>
          <w:szCs w:val="20"/>
        </w:rPr>
      </w:pPr>
      <w:r w:rsidRPr="003B2415">
        <w:rPr>
          <w:rFonts w:ascii="Arial" w:hAnsi="Arial" w:cs="Arial"/>
          <w:b/>
          <w:bCs/>
          <w:sz w:val="20"/>
          <w:szCs w:val="20"/>
        </w:rPr>
        <w:t>Broader Impacts</w:t>
      </w:r>
      <w:r w:rsidR="00EF7346">
        <w:rPr>
          <w:rFonts w:ascii="Arial" w:hAnsi="Arial" w:cs="Arial"/>
          <w:b/>
          <w:bCs/>
          <w:sz w:val="20"/>
          <w:szCs w:val="20"/>
        </w:rPr>
        <w:t>.</w:t>
      </w:r>
      <w:r w:rsidR="00EF7346">
        <w:rPr>
          <w:rFonts w:ascii="Arial" w:hAnsi="Arial" w:cs="Arial"/>
          <w:sz w:val="20"/>
          <w:szCs w:val="20"/>
        </w:rPr>
        <w:t xml:space="preserve"> </w:t>
      </w:r>
      <w:r w:rsidR="148FD5A9" w:rsidRPr="003B2415">
        <w:rPr>
          <w:rFonts w:ascii="Arial" w:hAnsi="Arial" w:cs="Arial"/>
          <w:sz w:val="20"/>
          <w:szCs w:val="20"/>
        </w:rPr>
        <w:t xml:space="preserve">Our research proposal will have broader impacts for education and society. The proposal will provide an interdisciplinary and international training environment for research teams across Brown, MIT and Magdeburg. </w:t>
      </w:r>
      <w:r w:rsidR="00736861">
        <w:rPr>
          <w:rFonts w:ascii="Arial" w:hAnsi="Arial" w:cs="Arial"/>
          <w:sz w:val="20"/>
          <w:szCs w:val="20"/>
        </w:rPr>
        <w:t>Research</w:t>
      </w:r>
      <w:r w:rsidR="148FD5A9" w:rsidRPr="003B2415">
        <w:rPr>
          <w:rFonts w:ascii="Arial" w:hAnsi="Arial" w:cs="Arial"/>
          <w:sz w:val="20"/>
          <w:szCs w:val="20"/>
        </w:rPr>
        <w:t xml:space="preserve"> team members will benefit from </w:t>
      </w:r>
      <w:proofErr w:type="gramStart"/>
      <w:r w:rsidR="148FD5A9" w:rsidRPr="003B2415">
        <w:rPr>
          <w:rFonts w:ascii="Arial" w:hAnsi="Arial" w:cs="Arial"/>
          <w:sz w:val="20"/>
          <w:szCs w:val="20"/>
        </w:rPr>
        <w:t>an</w:t>
      </w:r>
      <w:proofErr w:type="gramEnd"/>
      <w:r w:rsidR="148FD5A9" w:rsidRPr="003B2415">
        <w:rPr>
          <w:rFonts w:ascii="Arial" w:hAnsi="Arial" w:cs="Arial"/>
          <w:sz w:val="20"/>
          <w:szCs w:val="20"/>
        </w:rPr>
        <w:t xml:space="preserve"> </w:t>
      </w:r>
      <w:r w:rsidR="00ED70C9">
        <w:rPr>
          <w:rFonts w:ascii="Arial" w:hAnsi="Arial" w:cs="Arial"/>
          <w:sz w:val="20"/>
          <w:szCs w:val="20"/>
        </w:rPr>
        <w:t>complementary expertise across sites</w:t>
      </w:r>
      <w:r w:rsidR="00ED70C9" w:rsidRPr="003B2415">
        <w:rPr>
          <w:rFonts w:ascii="Arial" w:hAnsi="Arial" w:cs="Arial"/>
          <w:sz w:val="20"/>
          <w:szCs w:val="20"/>
        </w:rPr>
        <w:t xml:space="preserve"> </w:t>
      </w:r>
      <w:r w:rsidR="148FD5A9" w:rsidRPr="003B2415">
        <w:rPr>
          <w:rFonts w:ascii="Arial" w:hAnsi="Arial" w:cs="Arial"/>
          <w:sz w:val="20"/>
          <w:szCs w:val="20"/>
        </w:rPr>
        <w:t xml:space="preserve">as well as opportunities to travel abroad to initiate both intellectual and cultural exchange. </w:t>
      </w:r>
      <w:r w:rsidR="00541B3D">
        <w:rPr>
          <w:rFonts w:ascii="Arial" w:hAnsi="Arial" w:cs="Arial"/>
          <w:sz w:val="20"/>
          <w:szCs w:val="20"/>
        </w:rPr>
        <w:t>T</w:t>
      </w:r>
      <w:r w:rsidR="148FD5A9" w:rsidRPr="003B2415">
        <w:rPr>
          <w:rFonts w:ascii="Arial" w:hAnsi="Arial" w:cs="Arial"/>
          <w:sz w:val="20"/>
          <w:szCs w:val="20"/>
        </w:rPr>
        <w:t xml:space="preserve">he ideas in this proposal resulted from discussions that took place when PI Kirschner visited PI Nassar’s lab through a similar exchange, and then later as PI Nassar spent six months in Germany on sabbatical. Thus, this award would enable a fruitful line of exchange to continue and broaden the intellectual and cultural training of another generation of international scientists. </w:t>
      </w:r>
    </w:p>
    <w:p w14:paraId="2B866426" w14:textId="262BAE99" w:rsidR="708AA8D7" w:rsidRPr="006A0173" w:rsidRDefault="708AA8D7" w:rsidP="00D5030A">
      <w:pPr>
        <w:jc w:val="both"/>
        <w:rPr>
          <w:rFonts w:ascii="Arial" w:hAnsi="Arial" w:cs="Arial"/>
          <w:sz w:val="12"/>
          <w:szCs w:val="12"/>
        </w:rPr>
      </w:pPr>
    </w:p>
    <w:p w14:paraId="09869D06" w14:textId="1D61513E" w:rsidR="708AA8D7" w:rsidRPr="003B2415" w:rsidRDefault="148FD5A9" w:rsidP="00D5030A">
      <w:pPr>
        <w:jc w:val="both"/>
        <w:rPr>
          <w:rFonts w:ascii="Arial" w:eastAsia="Arial" w:hAnsi="Arial" w:cs="Arial"/>
          <w:sz w:val="20"/>
          <w:szCs w:val="20"/>
        </w:rPr>
      </w:pPr>
      <w:r w:rsidRPr="003B2415">
        <w:rPr>
          <w:rFonts w:ascii="Arial" w:hAnsi="Arial" w:cs="Arial"/>
          <w:sz w:val="20"/>
          <w:szCs w:val="20"/>
        </w:rPr>
        <w:t xml:space="preserve">Beyond our research teams, the project will have educational impacts through community outreach in the U.S. and Germany. These educational outreach efforts will be directed at </w:t>
      </w:r>
      <w:r w:rsidRPr="003B2415">
        <w:rPr>
          <w:rFonts w:ascii="Arial" w:eastAsia="Arial" w:hAnsi="Arial" w:cs="Arial"/>
          <w:sz w:val="20"/>
          <w:szCs w:val="20"/>
        </w:rPr>
        <w:t xml:space="preserve">local communities through existing </w:t>
      </w:r>
      <w:r w:rsidRPr="003B2415">
        <w:rPr>
          <w:rFonts w:ascii="Arial" w:hAnsi="Arial" w:cs="Arial"/>
          <w:sz w:val="20"/>
          <w:szCs w:val="20"/>
        </w:rPr>
        <w:t>channels</w:t>
      </w:r>
      <w:r w:rsidRPr="003B2415">
        <w:rPr>
          <w:rFonts w:ascii="Arial" w:eastAsia="Arial" w:hAnsi="Arial" w:cs="Arial"/>
          <w:sz w:val="20"/>
          <w:szCs w:val="20"/>
        </w:rPr>
        <w:t xml:space="preserve"> in the Nassar &amp; Ullsperger labs. In Providence, RI, this will include exposing local communities to basic concepts related to the neural mechanisms of </w:t>
      </w:r>
      <w:r w:rsidRPr="003B2415">
        <w:rPr>
          <w:rFonts w:ascii="Arial" w:hAnsi="Arial" w:cs="Arial"/>
          <w:sz w:val="20"/>
          <w:szCs w:val="20"/>
        </w:rPr>
        <w:t>cognitive control</w:t>
      </w:r>
      <w:r w:rsidRPr="003B2415">
        <w:rPr>
          <w:rFonts w:ascii="Arial" w:eastAsia="Arial" w:hAnsi="Arial" w:cs="Arial"/>
          <w:sz w:val="20"/>
          <w:szCs w:val="20"/>
        </w:rPr>
        <w:t xml:space="preserve"> at local brain fairs in Providence and Pawtucket, RI, and through classroom visits at a local public elementary school where the lab has previously established ties (Vartan Gregorian Elementary School in Providence RI). Previous classroom visits have provided live demonstrations of EEG</w:t>
      </w:r>
      <w:r w:rsidR="003822E7">
        <w:rPr>
          <w:rFonts w:ascii="Arial" w:eastAsia="Arial" w:hAnsi="Arial" w:cs="Arial"/>
          <w:sz w:val="20"/>
          <w:szCs w:val="20"/>
        </w:rPr>
        <w:t>.</w:t>
      </w:r>
      <w:r w:rsidRPr="003B2415">
        <w:rPr>
          <w:rFonts w:ascii="Arial" w:eastAsia="Arial" w:hAnsi="Arial" w:cs="Arial"/>
          <w:sz w:val="20"/>
          <w:szCs w:val="20"/>
        </w:rPr>
        <w:t xml:space="preserve"> </w:t>
      </w:r>
      <w:r w:rsidR="003822E7">
        <w:rPr>
          <w:rFonts w:ascii="Arial" w:eastAsia="Arial" w:hAnsi="Arial" w:cs="Arial"/>
          <w:sz w:val="20"/>
          <w:szCs w:val="20"/>
        </w:rPr>
        <w:t>T</w:t>
      </w:r>
      <w:r w:rsidRPr="003B2415">
        <w:rPr>
          <w:rFonts w:ascii="Arial" w:eastAsia="Arial" w:hAnsi="Arial" w:cs="Arial"/>
          <w:sz w:val="20"/>
          <w:szCs w:val="20"/>
        </w:rPr>
        <w:t xml:space="preserve">he relevance of cognitive control for </w:t>
      </w:r>
      <w:r w:rsidRPr="003B2415">
        <w:rPr>
          <w:rFonts w:ascii="Arial" w:hAnsi="Arial" w:cs="Arial"/>
          <w:sz w:val="20"/>
          <w:szCs w:val="20"/>
        </w:rPr>
        <w:t>children in an educational setting will provide a</w:t>
      </w:r>
      <w:r w:rsidR="003822E7">
        <w:rPr>
          <w:rFonts w:ascii="Arial" w:hAnsi="Arial" w:cs="Arial"/>
          <w:sz w:val="20"/>
          <w:szCs w:val="20"/>
        </w:rPr>
        <w:t>n</w:t>
      </w:r>
      <w:r w:rsidRPr="003B2415">
        <w:rPr>
          <w:rFonts w:ascii="Arial" w:hAnsi="Arial" w:cs="Arial"/>
          <w:sz w:val="20"/>
          <w:szCs w:val="20"/>
        </w:rPr>
        <w:t xml:space="preserve"> opportunity to bridge the topic of our research to something that the students can closely identify with.</w:t>
      </w:r>
      <w:r w:rsidRPr="003B2415">
        <w:rPr>
          <w:rFonts w:ascii="Arial" w:eastAsia="Arial" w:hAnsi="Arial" w:cs="Arial"/>
          <w:sz w:val="20"/>
          <w:szCs w:val="20"/>
        </w:rPr>
        <w:t xml:space="preserve"> In Magdeburg, the lab will</w:t>
      </w:r>
      <w:r w:rsidR="009643D0">
        <w:rPr>
          <w:rFonts w:ascii="Arial" w:eastAsia="Arial" w:hAnsi="Arial" w:cs="Arial"/>
          <w:sz w:val="20"/>
          <w:szCs w:val="20"/>
        </w:rPr>
        <w:t xml:space="preserve"> disseminate the </w:t>
      </w:r>
      <w:r w:rsidR="004327CF">
        <w:rPr>
          <w:rFonts w:ascii="Arial" w:eastAsia="Arial" w:hAnsi="Arial" w:cs="Arial"/>
          <w:sz w:val="20"/>
          <w:szCs w:val="20"/>
        </w:rPr>
        <w:t xml:space="preserve">basic concepts, study results, and methodological advances in outreach </w:t>
      </w:r>
      <w:r w:rsidR="00CF2A2D">
        <w:rPr>
          <w:rFonts w:ascii="Arial" w:eastAsia="Arial" w:hAnsi="Arial" w:cs="Arial"/>
          <w:sz w:val="20"/>
          <w:szCs w:val="20"/>
        </w:rPr>
        <w:t xml:space="preserve">activities such as the Long Night of Science and public lectures </w:t>
      </w:r>
      <w:r w:rsidR="0039115A">
        <w:rPr>
          <w:rFonts w:ascii="Arial" w:eastAsia="Arial" w:hAnsi="Arial" w:cs="Arial"/>
          <w:sz w:val="20"/>
          <w:szCs w:val="20"/>
        </w:rPr>
        <w:t xml:space="preserve">in the program “Wissenschaft </w:t>
      </w:r>
      <w:proofErr w:type="spellStart"/>
      <w:r w:rsidR="0039115A">
        <w:rPr>
          <w:rFonts w:ascii="Arial" w:eastAsia="Arial" w:hAnsi="Arial" w:cs="Arial"/>
          <w:sz w:val="20"/>
          <w:szCs w:val="20"/>
        </w:rPr>
        <w:t>im</w:t>
      </w:r>
      <w:proofErr w:type="spellEnd"/>
      <w:r w:rsidR="0039115A">
        <w:rPr>
          <w:rFonts w:ascii="Arial" w:eastAsia="Arial" w:hAnsi="Arial" w:cs="Arial"/>
          <w:sz w:val="20"/>
          <w:szCs w:val="20"/>
        </w:rPr>
        <w:t xml:space="preserve"> Rathaus” (Science in the City Hall). Moreover, </w:t>
      </w:r>
      <w:r w:rsidR="00357473">
        <w:rPr>
          <w:rFonts w:ascii="Arial" w:eastAsia="Arial" w:hAnsi="Arial" w:cs="Arial"/>
          <w:sz w:val="20"/>
          <w:szCs w:val="20"/>
        </w:rPr>
        <w:t xml:space="preserve">pupils from </w:t>
      </w:r>
      <w:r w:rsidR="00D84320">
        <w:rPr>
          <w:rFonts w:ascii="Arial" w:eastAsia="Arial" w:hAnsi="Arial" w:cs="Arial"/>
          <w:sz w:val="20"/>
          <w:szCs w:val="20"/>
        </w:rPr>
        <w:t xml:space="preserve">Magdeburg schools regularly perform internships in the EEG lab to get hands-on experience with </w:t>
      </w:r>
      <w:r w:rsidR="00E86EE0">
        <w:rPr>
          <w:rFonts w:ascii="Arial" w:eastAsia="Arial" w:hAnsi="Arial" w:cs="Arial"/>
          <w:sz w:val="20"/>
          <w:szCs w:val="20"/>
        </w:rPr>
        <w:t>cognitive neuroscience methods.</w:t>
      </w:r>
      <w:r w:rsidR="007C7248">
        <w:rPr>
          <w:rFonts w:ascii="Arial" w:eastAsia="Arial" w:hAnsi="Arial" w:cs="Arial"/>
          <w:sz w:val="20"/>
          <w:szCs w:val="20"/>
        </w:rPr>
        <w:t xml:space="preserve"> The Magdeburg PIs furthermore give presentations on their research </w:t>
      </w:r>
      <w:r w:rsidR="0040459B">
        <w:rPr>
          <w:rFonts w:ascii="Arial" w:eastAsia="Arial" w:hAnsi="Arial" w:cs="Arial"/>
          <w:sz w:val="20"/>
          <w:szCs w:val="20"/>
        </w:rPr>
        <w:t xml:space="preserve">to PhD students </w:t>
      </w:r>
      <w:r w:rsidR="007C7248">
        <w:rPr>
          <w:rFonts w:ascii="Arial" w:eastAsia="Arial" w:hAnsi="Arial" w:cs="Arial"/>
          <w:sz w:val="20"/>
          <w:szCs w:val="20"/>
        </w:rPr>
        <w:t xml:space="preserve">in </w:t>
      </w:r>
      <w:r w:rsidR="00762855">
        <w:rPr>
          <w:rFonts w:ascii="Arial" w:eastAsia="Arial" w:hAnsi="Arial" w:cs="Arial"/>
          <w:sz w:val="20"/>
          <w:szCs w:val="20"/>
        </w:rPr>
        <w:t xml:space="preserve">colloquia </w:t>
      </w:r>
      <w:r w:rsidR="00C84C37">
        <w:rPr>
          <w:rFonts w:ascii="Arial" w:eastAsia="Arial" w:hAnsi="Arial" w:cs="Arial"/>
          <w:sz w:val="20"/>
          <w:szCs w:val="20"/>
        </w:rPr>
        <w:t xml:space="preserve">and workshops </w:t>
      </w:r>
      <w:r w:rsidR="00762855">
        <w:rPr>
          <w:rFonts w:ascii="Arial" w:eastAsia="Arial" w:hAnsi="Arial" w:cs="Arial"/>
          <w:sz w:val="20"/>
          <w:szCs w:val="20"/>
        </w:rPr>
        <w:t>o</w:t>
      </w:r>
      <w:r w:rsidR="000B3B01">
        <w:rPr>
          <w:rFonts w:ascii="Arial" w:eastAsia="Arial" w:hAnsi="Arial" w:cs="Arial"/>
          <w:sz w:val="20"/>
          <w:szCs w:val="20"/>
        </w:rPr>
        <w:t xml:space="preserve">rganized by the Graduate Academy of Otto-von-Guericke University and the </w:t>
      </w:r>
      <w:r w:rsidR="00176628">
        <w:rPr>
          <w:rFonts w:ascii="Arial" w:eastAsia="Arial" w:hAnsi="Arial" w:cs="Arial"/>
          <w:sz w:val="20"/>
          <w:szCs w:val="20"/>
        </w:rPr>
        <w:t xml:space="preserve">associated </w:t>
      </w:r>
      <w:r w:rsidR="0040459B">
        <w:rPr>
          <w:rFonts w:ascii="Arial" w:eastAsia="Arial" w:hAnsi="Arial" w:cs="Arial"/>
          <w:sz w:val="20"/>
          <w:szCs w:val="20"/>
        </w:rPr>
        <w:t xml:space="preserve">Research Training Groups </w:t>
      </w:r>
      <w:r w:rsidR="003A3B48">
        <w:rPr>
          <w:rFonts w:ascii="Arial" w:eastAsia="Arial" w:hAnsi="Arial" w:cs="Arial"/>
          <w:sz w:val="20"/>
          <w:szCs w:val="20"/>
        </w:rPr>
        <w:t>(e.g., RTG 24</w:t>
      </w:r>
      <w:r w:rsidR="009149CF">
        <w:rPr>
          <w:rFonts w:ascii="Arial" w:eastAsia="Arial" w:hAnsi="Arial" w:cs="Arial"/>
          <w:sz w:val="20"/>
          <w:szCs w:val="20"/>
        </w:rPr>
        <w:t>13 “The aging synapse”).</w:t>
      </w:r>
      <w:r w:rsidR="00C92B39">
        <w:rPr>
          <w:rFonts w:ascii="Arial" w:eastAsia="Arial" w:hAnsi="Arial" w:cs="Arial"/>
          <w:sz w:val="20"/>
          <w:szCs w:val="20"/>
        </w:rPr>
        <w:t xml:space="preserve"> Scientific publications of newsworthy findings are regularly accompanied by press releases of the </w:t>
      </w:r>
      <w:r w:rsidR="00567B34">
        <w:rPr>
          <w:rFonts w:ascii="Arial" w:eastAsia="Arial" w:hAnsi="Arial" w:cs="Arial"/>
          <w:sz w:val="20"/>
          <w:szCs w:val="20"/>
        </w:rPr>
        <w:t xml:space="preserve">university and subsequent interviews for </w:t>
      </w:r>
      <w:r w:rsidR="008E7EAB">
        <w:rPr>
          <w:rFonts w:ascii="Arial" w:eastAsia="Arial" w:hAnsi="Arial" w:cs="Arial"/>
          <w:sz w:val="20"/>
          <w:szCs w:val="20"/>
        </w:rPr>
        <w:t>German and international newspapers and br</w:t>
      </w:r>
      <w:r w:rsidR="00AE39B3">
        <w:rPr>
          <w:rFonts w:ascii="Arial" w:eastAsia="Arial" w:hAnsi="Arial" w:cs="Arial"/>
          <w:sz w:val="20"/>
          <w:szCs w:val="20"/>
        </w:rPr>
        <w:t>oadcast</w:t>
      </w:r>
      <w:r w:rsidR="00042F32">
        <w:rPr>
          <w:rFonts w:ascii="Arial" w:eastAsia="Arial" w:hAnsi="Arial" w:cs="Arial"/>
          <w:sz w:val="20"/>
          <w:szCs w:val="20"/>
        </w:rPr>
        <w:t>ing</w:t>
      </w:r>
      <w:r w:rsidR="00AE39B3">
        <w:rPr>
          <w:rFonts w:ascii="Arial" w:eastAsia="Arial" w:hAnsi="Arial" w:cs="Arial"/>
          <w:sz w:val="20"/>
          <w:szCs w:val="20"/>
        </w:rPr>
        <w:t>.</w:t>
      </w:r>
    </w:p>
    <w:p w14:paraId="6F7FC64F" w14:textId="286750D5" w:rsidR="708AA8D7" w:rsidRPr="006A0173" w:rsidRDefault="708AA8D7" w:rsidP="00D5030A">
      <w:pPr>
        <w:jc w:val="both"/>
        <w:rPr>
          <w:rFonts w:ascii="Arial" w:eastAsia="Arial" w:hAnsi="Arial" w:cs="Arial"/>
          <w:sz w:val="12"/>
          <w:szCs w:val="12"/>
        </w:rPr>
      </w:pPr>
    </w:p>
    <w:p w14:paraId="44A99EDC" w14:textId="1032C252" w:rsidR="708AA8D7" w:rsidRPr="006A0173" w:rsidRDefault="148FD5A9" w:rsidP="00D5030A">
      <w:pPr>
        <w:jc w:val="both"/>
        <w:rPr>
          <w:rFonts w:ascii="Arial" w:eastAsia="Arial" w:hAnsi="Arial" w:cs="Arial"/>
          <w:sz w:val="20"/>
          <w:szCs w:val="20"/>
        </w:rPr>
      </w:pPr>
      <w:r w:rsidRPr="003B2415">
        <w:rPr>
          <w:rFonts w:ascii="Arial" w:eastAsia="Arial" w:hAnsi="Arial" w:cs="Arial"/>
          <w:sz w:val="20"/>
          <w:szCs w:val="20"/>
        </w:rPr>
        <w:t xml:space="preserve">In the final year of the award, we will also conduct educational outreach to target stakeholders for cognitive control, including parents, educators, </w:t>
      </w:r>
      <w:r w:rsidRPr="00954B13">
        <w:rPr>
          <w:rFonts w:ascii="Arial" w:eastAsia="Arial" w:hAnsi="Arial" w:cs="Arial"/>
          <w:sz w:val="20"/>
          <w:szCs w:val="20"/>
        </w:rPr>
        <w:t xml:space="preserve">and </w:t>
      </w:r>
      <w:r w:rsidR="008220E4">
        <w:rPr>
          <w:rFonts w:ascii="Arial" w:eastAsia="Arial" w:hAnsi="Arial" w:cs="Arial"/>
          <w:sz w:val="20"/>
          <w:szCs w:val="20"/>
        </w:rPr>
        <w:t>psychiatrists</w:t>
      </w:r>
      <w:r w:rsidRPr="003B2415">
        <w:rPr>
          <w:rFonts w:ascii="Arial" w:eastAsia="Arial" w:hAnsi="Arial" w:cs="Arial"/>
          <w:sz w:val="20"/>
          <w:szCs w:val="20"/>
        </w:rPr>
        <w:t xml:space="preserve"> in the providence RI community. This will occur through a workshop advertised broadly to the community and including seminars not only from our research team, but also from other local researchers studying cognitive control and its relation to </w:t>
      </w:r>
      <w:r w:rsidR="00DC0DDB">
        <w:rPr>
          <w:rFonts w:ascii="Arial" w:eastAsia="Arial" w:hAnsi="Arial" w:cs="Arial"/>
          <w:sz w:val="20"/>
          <w:szCs w:val="20"/>
        </w:rPr>
        <w:t>everyday behavior</w:t>
      </w:r>
      <w:r w:rsidRPr="003B2415">
        <w:rPr>
          <w:rFonts w:ascii="Arial" w:eastAsia="Arial" w:hAnsi="Arial" w:cs="Arial"/>
          <w:sz w:val="20"/>
          <w:szCs w:val="20"/>
        </w:rPr>
        <w:t>.</w:t>
      </w:r>
    </w:p>
    <w:p w14:paraId="18BB53D0" w14:textId="77777777" w:rsidR="00C83713" w:rsidRPr="006A0173" w:rsidRDefault="00C83713" w:rsidP="00D5030A">
      <w:pPr>
        <w:jc w:val="both"/>
        <w:rPr>
          <w:rFonts w:ascii="Arial" w:eastAsia="Arial" w:hAnsi="Arial" w:cs="Arial"/>
          <w:sz w:val="12"/>
          <w:szCs w:val="12"/>
        </w:rPr>
      </w:pPr>
    </w:p>
    <w:p w14:paraId="125AB9A4" w14:textId="2985A46C" w:rsidR="00765D04" w:rsidRDefault="00C83713" w:rsidP="00D5030A">
      <w:pPr>
        <w:jc w:val="both"/>
        <w:rPr>
          <w:ins w:id="101" w:author="mattnassar@gmail.com" w:date="2024-11-10T14:40:00Z" w16du:dateUtc="2024-11-10T19:40:00Z"/>
          <w:rFonts w:ascii="Arial" w:hAnsi="Arial" w:cs="Arial"/>
          <w:sz w:val="20"/>
          <w:szCs w:val="20"/>
        </w:rPr>
      </w:pPr>
      <w:r w:rsidRPr="003B2415">
        <w:rPr>
          <w:rFonts w:ascii="Arial" w:hAnsi="Arial" w:cs="Arial"/>
          <w:b/>
          <w:bCs/>
          <w:sz w:val="20"/>
          <w:szCs w:val="20"/>
        </w:rPr>
        <w:t xml:space="preserve">Prior NSF Support: </w:t>
      </w:r>
      <w:r w:rsidRPr="003B2415">
        <w:rPr>
          <w:rFonts w:ascii="Arial" w:hAnsi="Arial" w:cs="Arial"/>
          <w:color w:val="000000" w:themeColor="text1"/>
          <w:sz w:val="20"/>
          <w:szCs w:val="20"/>
        </w:rPr>
        <w:t xml:space="preserve">PI Nassar was a Co-PI on an NSF funded project that was recently completed (2123469: </w:t>
      </w:r>
      <w:r w:rsidRPr="003B2415">
        <w:rPr>
          <w:rFonts w:ascii="Arial" w:eastAsiaTheme="majorEastAsia" w:hAnsi="Arial" w:cs="Arial"/>
          <w:color w:val="000000" w:themeColor="text1"/>
          <w:sz w:val="20"/>
          <w:szCs w:val="20"/>
        </w:rPr>
        <w:t>Cognitive maps as a framework for organizing relationships in large-scale real social networks</w:t>
      </w:r>
      <w:r w:rsidRPr="003B2415">
        <w:rPr>
          <w:rFonts w:ascii="Arial" w:hAnsi="Arial" w:cs="Arial"/>
          <w:color w:val="000000" w:themeColor="text1"/>
          <w:sz w:val="20"/>
          <w:szCs w:val="20"/>
        </w:rPr>
        <w:t xml:space="preserve">). Data collection for the project is complete and the project has already yielded numerous publications, including high profile papers on which PI was an author </w:t>
      </w:r>
      <w:r w:rsidR="00E91F6E">
        <w:rPr>
          <w:rFonts w:ascii="Arial" w:hAnsi="Arial" w:cs="Arial"/>
          <w:color w:val="000000" w:themeColor="text1"/>
          <w:sz w:val="20"/>
          <w:szCs w:val="20"/>
        </w:rPr>
        <w:fldChar w:fldCharType="begin">
          <w:fldData xml:space="preserve">PEVuZE5vdGU+PENpdGU+PEF1dGhvcj5MYW1iYTwvQXV0aG9yPjxZZWFyPjIwMjM8L1llYXI+PFJl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</w:fldData>
        </w:fldChar>
      </w:r>
      <w:r w:rsidR="00487CB6">
        <w:rPr>
          <w:rFonts w:ascii="Arial" w:hAnsi="Arial" w:cs="Arial"/>
          <w:color w:val="000000" w:themeColor="text1"/>
          <w:sz w:val="20"/>
          <w:szCs w:val="20"/>
        </w:rPr>
        <w:instrText xml:space="preserve"> ADDIN EN.CITE </w:instrText>
      </w:r>
      <w:r w:rsidR="00487CB6">
        <w:rPr>
          <w:rFonts w:ascii="Arial" w:hAnsi="Arial" w:cs="Arial"/>
          <w:color w:val="000000" w:themeColor="text1"/>
          <w:sz w:val="20"/>
          <w:szCs w:val="20"/>
        </w:rPr>
        <w:fldChar w:fldCharType="begin">
          <w:fldData xml:space="preserve">PEVuZE5vdGU+PENpdGU+PEF1dGhvcj5MYW1iYTwvQXV0aG9yPjxZZWFyPjIwMjM8L1llYXI+PFJl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</w:fldData>
        </w:fldChar>
      </w:r>
      <w:r w:rsidR="00487CB6">
        <w:rPr>
          <w:rFonts w:ascii="Arial" w:hAnsi="Arial" w:cs="Arial"/>
          <w:color w:val="000000" w:themeColor="text1"/>
          <w:sz w:val="20"/>
          <w:szCs w:val="20"/>
        </w:rPr>
        <w:instrText xml:space="preserve"> ADDIN EN.CITE.DATA </w:instrText>
      </w:r>
      <w:r w:rsidR="00487CB6">
        <w:rPr>
          <w:rFonts w:ascii="Arial" w:hAnsi="Arial" w:cs="Arial"/>
          <w:color w:val="000000" w:themeColor="text1"/>
          <w:sz w:val="20"/>
          <w:szCs w:val="20"/>
        </w:rPr>
      </w:r>
      <w:r w:rsidR="00487CB6">
        <w:rPr>
          <w:rFonts w:ascii="Arial" w:hAnsi="Arial" w:cs="Arial"/>
          <w:color w:val="000000" w:themeColor="text1"/>
          <w:sz w:val="20"/>
          <w:szCs w:val="20"/>
        </w:rPr>
        <w:fldChar w:fldCharType="end"/>
      </w:r>
      <w:r w:rsidR="00E91F6E">
        <w:rPr>
          <w:rFonts w:ascii="Arial" w:hAnsi="Arial" w:cs="Arial"/>
          <w:color w:val="000000" w:themeColor="text1"/>
          <w:sz w:val="20"/>
          <w:szCs w:val="20"/>
        </w:rPr>
      </w:r>
      <w:r w:rsidR="00E91F6E">
        <w:rPr>
          <w:rFonts w:ascii="Arial" w:hAnsi="Arial" w:cs="Arial"/>
          <w:color w:val="000000" w:themeColor="text1"/>
          <w:sz w:val="20"/>
          <w:szCs w:val="20"/>
        </w:rPr>
        <w:fldChar w:fldCharType="separate"/>
      </w:r>
      <w:r w:rsidR="002A7213" w:rsidRPr="002A7213">
        <w:rPr>
          <w:rFonts w:ascii="Arial" w:hAnsi="Arial" w:cs="Arial"/>
          <w:noProof/>
          <w:color w:val="000000" w:themeColor="text1"/>
          <w:sz w:val="20"/>
          <w:szCs w:val="20"/>
          <w:vertAlign w:val="superscript"/>
        </w:rPr>
        <w:t>49,83</w:t>
      </w:r>
      <w:r w:rsidR="00E91F6E">
        <w:rPr>
          <w:rFonts w:ascii="Arial" w:hAnsi="Arial" w:cs="Arial"/>
          <w:color w:val="000000" w:themeColor="text1"/>
          <w:sz w:val="20"/>
          <w:szCs w:val="20"/>
        </w:rPr>
        <w:fldChar w:fldCharType="end"/>
      </w:r>
      <w:r>
        <w:t>.</w:t>
      </w:r>
      <w:r w:rsidRPr="002A6C98" w:rsidDel="00715A9B">
        <w:rPr>
          <w:rFonts w:ascii="Arial" w:hAnsi="Arial" w:cs="Arial"/>
          <w:color w:val="000000" w:themeColor="text1"/>
          <w:sz w:val="20"/>
          <w:szCs w:val="20"/>
        </w:rPr>
        <w:t xml:space="preserve"> </w:t>
      </w:r>
      <w:r w:rsidRPr="003B2415">
        <w:rPr>
          <w:rFonts w:ascii="Arial" w:hAnsi="Arial" w:cs="Arial"/>
          <w:sz w:val="20"/>
          <w:szCs w:val="20"/>
        </w:rPr>
        <w:t>The funding has also led to broader impacts, including the training of one graduate student and one post-doc, with the latter beginning a tenure track faculty position at the University of Leiden in January 2023.</w:t>
      </w:r>
      <w:r w:rsidR="000A76DD">
        <w:rPr>
          <w:rFonts w:ascii="Arial" w:hAnsi="Arial" w:cs="Arial"/>
          <w:sz w:val="20"/>
          <w:szCs w:val="20"/>
        </w:rPr>
        <w:t xml:space="preserve"> PI Nassar is also </w:t>
      </w:r>
      <w:ins w:id="102" w:author="mattnassar@gmail.com" w:date="2024-11-10T14:37:00Z" w16du:dateUtc="2024-11-10T19:37:00Z">
        <w:r w:rsidR="000A76DD">
          <w:rPr>
            <w:rFonts w:ascii="Arial" w:hAnsi="Arial" w:cs="Arial"/>
            <w:sz w:val="20"/>
            <w:szCs w:val="20"/>
          </w:rPr>
          <w:t xml:space="preserve">a </w:t>
        </w:r>
      </w:ins>
      <w:r w:rsidR="000A76DD">
        <w:rPr>
          <w:rFonts w:ascii="Arial" w:hAnsi="Arial" w:cs="Arial"/>
          <w:sz w:val="20"/>
          <w:szCs w:val="20"/>
        </w:rPr>
        <w:t xml:space="preserve">PI on </w:t>
      </w:r>
      <w:del w:id="103" w:author="mattnassar@gmail.com" w:date="2024-11-10T14:37:00Z" w16du:dateUtc="2024-11-10T19:37:00Z">
        <w:r w:rsidR="000A76DD" w:rsidDel="000A76DD">
          <w:rPr>
            <w:rFonts w:ascii="Arial" w:hAnsi="Arial" w:cs="Arial"/>
            <w:sz w:val="20"/>
            <w:szCs w:val="20"/>
          </w:rPr>
          <w:delText xml:space="preserve">an </w:delText>
        </w:r>
      </w:del>
      <w:ins w:id="104" w:author="mattnassar@gmail.com" w:date="2024-11-10T14:37:00Z" w16du:dateUtc="2024-11-10T19:37:00Z">
        <w:r w:rsidR="000A76DD">
          <w:rPr>
            <w:rFonts w:ascii="Arial" w:hAnsi="Arial" w:cs="Arial"/>
            <w:sz w:val="20"/>
            <w:szCs w:val="20"/>
          </w:rPr>
          <w:t xml:space="preserve">a recently awarded </w:t>
        </w:r>
      </w:ins>
      <w:r w:rsidR="000A76DD">
        <w:rPr>
          <w:rFonts w:ascii="Arial" w:hAnsi="Arial" w:cs="Arial"/>
          <w:sz w:val="20"/>
          <w:szCs w:val="20"/>
        </w:rPr>
        <w:t>NIMH funded CRCNS project (</w:t>
      </w:r>
      <w:ins w:id="105" w:author="mattnassar@gmail.com" w:date="2024-11-10T14:33:00Z">
        <w:r w:rsidR="000A76DD" w:rsidRPr="000A76DD">
          <w:rPr>
            <w:rFonts w:ascii="Arial" w:hAnsi="Arial" w:cs="Arial"/>
            <w:sz w:val="20"/>
            <w:szCs w:val="20"/>
          </w:rPr>
          <w:t>CRCNS US-Israeli Research Proposal: Investigating the Neurocomputational Mechanisms of Belief Updating</w:t>
        </w:r>
      </w:ins>
      <w:ins w:id="106" w:author="mattnassar@gmail.com" w:date="2024-11-10T14:38:00Z" w16du:dateUtc="2024-11-10T19:38:00Z">
        <w:r w:rsidR="000A76DD">
          <w:rPr>
            <w:rFonts w:ascii="Arial" w:hAnsi="Arial" w:cs="Arial"/>
            <w:sz w:val="20"/>
            <w:szCs w:val="20"/>
          </w:rPr>
          <w:t xml:space="preserve">, </w:t>
        </w:r>
      </w:ins>
      <w:ins w:id="107" w:author="mattnassar@gmail.com" w:date="2024-11-10T14:36:00Z" w16du:dateUtc="2024-11-10T19:36:00Z">
        <w:r w:rsidR="000A76DD">
          <w:rPr>
            <w:rFonts w:ascii="Arial" w:hAnsi="Arial" w:cs="Arial"/>
            <w:sz w:val="20"/>
            <w:szCs w:val="20"/>
          </w:rPr>
          <w:t>R01MH139351)</w:t>
        </w:r>
      </w:ins>
      <w:ins w:id="108" w:author="mattnassar@gmail.com" w:date="2024-11-10T14:37:00Z" w16du:dateUtc="2024-11-10T19:37:00Z">
        <w:r w:rsidR="000A76DD">
          <w:rPr>
            <w:rFonts w:ascii="Arial" w:hAnsi="Arial" w:cs="Arial"/>
            <w:sz w:val="20"/>
            <w:szCs w:val="20"/>
          </w:rPr>
          <w:t xml:space="preserve">. This project was funded in </w:t>
        </w:r>
      </w:ins>
      <w:ins w:id="109" w:author="mattnassar@gmail.com" w:date="2024-11-10T14:38:00Z" w16du:dateUtc="2024-11-10T19:38:00Z">
        <w:r w:rsidR="000A76DD">
          <w:rPr>
            <w:rFonts w:ascii="Arial" w:hAnsi="Arial" w:cs="Arial"/>
            <w:sz w:val="20"/>
            <w:szCs w:val="20"/>
          </w:rPr>
          <w:t xml:space="preserve">September 2024 and </w:t>
        </w:r>
      </w:ins>
      <w:ins w:id="110" w:author="mattnassar@gmail.com" w:date="2024-11-10T14:39:00Z" w16du:dateUtc="2024-11-10T19:39:00Z">
        <w:r w:rsidR="000A76DD">
          <w:rPr>
            <w:rFonts w:ascii="Arial" w:hAnsi="Arial" w:cs="Arial"/>
            <w:sz w:val="20"/>
            <w:szCs w:val="20"/>
          </w:rPr>
          <w:t>thus, at time of writing this grant has only been underway for 2 months, but the empirical and theoretical research proposed is already underway an</w:t>
        </w:r>
      </w:ins>
      <w:ins w:id="111" w:author="mattnassar@gmail.com" w:date="2024-11-10T14:40:00Z" w16du:dateUtc="2024-11-10T19:40:00Z">
        <w:r w:rsidR="000A76DD">
          <w:rPr>
            <w:rFonts w:ascii="Arial" w:hAnsi="Arial" w:cs="Arial"/>
            <w:sz w:val="20"/>
            <w:szCs w:val="20"/>
          </w:rPr>
          <w:t xml:space="preserve">d we anticipate similar outcomes for this project down the road. </w:t>
        </w:r>
      </w:ins>
    </w:p>
    <w:p w14:paraId="67FA6874" w14:textId="77777777" w:rsidR="000A76DD" w:rsidRDefault="000A76DD" w:rsidP="00D5030A">
      <w:pPr>
        <w:jc w:val="both"/>
        <w:rPr>
          <w:ins w:id="112" w:author="mattnassar@gmail.com" w:date="2024-11-10T15:14:00Z" w16du:dateUtc="2024-11-10T20:14:00Z"/>
          <w:rFonts w:ascii="Arial" w:hAnsi="Arial" w:cs="Arial"/>
          <w:sz w:val="20"/>
          <w:szCs w:val="20"/>
        </w:rPr>
      </w:pPr>
    </w:p>
    <w:p w14:paraId="0CB2D279" w14:textId="77777777" w:rsidR="00D26ACC" w:rsidRDefault="00D26ACC" w:rsidP="00D5030A">
      <w:pPr>
        <w:jc w:val="both"/>
        <w:rPr>
          <w:ins w:id="113" w:author="mattnassar@gmail.com" w:date="2024-11-10T15:14:00Z" w16du:dateUtc="2024-11-10T20:14:00Z"/>
          <w:rFonts w:ascii="Arial" w:hAnsi="Arial" w:cs="Arial"/>
          <w:sz w:val="20"/>
          <w:szCs w:val="20"/>
        </w:rPr>
      </w:pPr>
    </w:p>
    <w:p w14:paraId="11CF1285" w14:textId="77777777" w:rsidR="00D26ACC" w:rsidRDefault="00D26ACC" w:rsidP="00D5030A">
      <w:pPr>
        <w:jc w:val="both"/>
        <w:rPr>
          <w:ins w:id="114" w:author="mattnassar@gmail.com" w:date="2024-11-10T15:14:00Z" w16du:dateUtc="2024-11-10T20:14:00Z"/>
          <w:rFonts w:ascii="Arial" w:hAnsi="Arial" w:cs="Arial"/>
          <w:sz w:val="20"/>
          <w:szCs w:val="20"/>
        </w:rPr>
      </w:pPr>
    </w:p>
    <w:p w14:paraId="66FEDE29" w14:textId="77777777" w:rsidR="00D26ACC" w:rsidDel="00D26ACC" w:rsidRDefault="00D26ACC" w:rsidP="00D5030A">
      <w:pPr>
        <w:rPr>
          <w:del w:id="115" w:author="mattnassar@gmail.com" w:date="2024-11-10T15:14:00Z" w16du:dateUtc="2024-11-10T20:14:00Z"/>
          <w:rFonts w:ascii="Arial" w:hAnsi="Arial" w:cs="Arial"/>
          <w:sz w:val="20"/>
          <w:szCs w:val="20"/>
        </w:rPr>
      </w:pPr>
    </w:p>
    <w:p w14:paraId="19CD19F7" w14:textId="77777777" w:rsidR="00D26ACC" w:rsidRDefault="00D26ACC" w:rsidP="00D5030A">
      <w:pPr>
        <w:jc w:val="both"/>
        <w:rPr>
          <w:ins w:id="116" w:author="mattnassar@gmail.com" w:date="2024-11-10T15:14:00Z" w16du:dateUtc="2024-11-10T20:14:00Z"/>
          <w:rFonts w:ascii="Arial" w:hAnsi="Arial" w:cs="Arial"/>
          <w:sz w:val="20"/>
          <w:szCs w:val="20"/>
        </w:rPr>
      </w:pPr>
    </w:p>
    <w:p w14:paraId="3278572B" w14:textId="77777777" w:rsidR="00D26ACC" w:rsidRDefault="00D26ACC" w:rsidP="00D5030A">
      <w:pPr>
        <w:jc w:val="both"/>
        <w:rPr>
          <w:ins w:id="117" w:author="mattnassar@gmail.com" w:date="2024-11-10T15:14:00Z" w16du:dateUtc="2024-11-10T20:14:00Z"/>
          <w:rFonts w:ascii="Arial" w:hAnsi="Arial" w:cs="Arial"/>
          <w:sz w:val="20"/>
          <w:szCs w:val="20"/>
        </w:rPr>
      </w:pPr>
    </w:p>
    <w:p w14:paraId="2D596CCE" w14:textId="77777777" w:rsidR="00D26ACC" w:rsidRPr="00D5030A" w:rsidRDefault="00D26ACC" w:rsidP="00D5030A">
      <w:pPr>
        <w:jc w:val="both"/>
        <w:rPr>
          <w:ins w:id="118" w:author="mattnassar@gmail.com" w:date="2024-11-10T15:14:00Z" w16du:dateUtc="2024-11-10T20:14:00Z"/>
          <w:rFonts w:ascii="Arial" w:hAnsi="Arial" w:cs="Arial"/>
          <w:sz w:val="20"/>
          <w:szCs w:val="20"/>
        </w:rPr>
      </w:pPr>
    </w:p>
    <w:p w14:paraId="4ACE35FA" w14:textId="77777777" w:rsidR="009614D2" w:rsidRDefault="009614D2" w:rsidP="00D5030A">
      <w:pPr>
        <w:rPr>
          <w:rFonts w:asciiTheme="minorBidi" w:eastAsia="Calibri" w:hAnsiTheme="minorBidi" w:cs="Calibri"/>
          <w:b/>
          <w:color w:val="4472C4" w:themeColor="accent1"/>
          <w:kern w:val="0"/>
          <w:sz w:val="20"/>
          <w:szCs w:val="48"/>
          <w:lang w:eastAsia="en-GB" w:bidi="he-IL"/>
          <w14:ligatures w14:val="none"/>
        </w:rPr>
      </w:pPr>
      <w:del w:id="119" w:author="mattnassar@gmail.com" w:date="2024-11-10T15:14:00Z" w16du:dateUtc="2024-11-10T20:14:00Z">
        <w:r w:rsidDel="00D26ACC">
          <w:br w:type="page"/>
        </w:r>
      </w:del>
    </w:p>
    <w:p w14:paraId="45ADE414" w14:textId="7586AE00" w:rsidR="00C83713" w:rsidRPr="003B2415" w:rsidRDefault="00C83713" w:rsidP="00C6105B">
      <w:pPr>
        <w:pStyle w:val="Heading1"/>
        <w:jc w:val="both"/>
        <w:rPr>
          <w:lang w:val="en-US"/>
        </w:rPr>
      </w:pPr>
      <w:r w:rsidRPr="003B2415">
        <w:rPr>
          <w:lang w:val="en-US"/>
        </w:rPr>
        <w:lastRenderedPageBreak/>
        <w:t xml:space="preserve">Coordination plan. </w:t>
      </w:r>
    </w:p>
    <w:p w14:paraId="3B13B725" w14:textId="77777777" w:rsidR="00C83713" w:rsidRPr="003B2415" w:rsidRDefault="00C83713" w:rsidP="00C6105B">
      <w:pPr>
        <w:spacing w:line="240" w:lineRule="exact"/>
        <w:jc w:val="both"/>
        <w:rPr>
          <w:rFonts w:ascii="Arial" w:hAnsi="Arial" w:cs="Arial"/>
          <w:sz w:val="20"/>
          <w:szCs w:val="20"/>
        </w:rPr>
      </w:pPr>
    </w:p>
    <w:p w14:paraId="7E65E526" w14:textId="77777777" w:rsidR="00C83713" w:rsidRPr="003B2415" w:rsidRDefault="00C83713" w:rsidP="00C6105B">
      <w:pPr>
        <w:spacing w:line="240" w:lineRule="exact"/>
        <w:jc w:val="both"/>
        <w:rPr>
          <w:rFonts w:ascii="Arial" w:hAnsi="Arial" w:cs="Arial"/>
          <w:i/>
          <w:iCs/>
          <w:sz w:val="20"/>
          <w:szCs w:val="20"/>
        </w:rPr>
      </w:pPr>
      <w:r w:rsidRPr="003B2415">
        <w:rPr>
          <w:rFonts w:ascii="Arial" w:hAnsi="Arial" w:cs="Arial"/>
          <w:i/>
          <w:iCs/>
          <w:sz w:val="20"/>
          <w:szCs w:val="20"/>
        </w:rPr>
        <w:t>Specific Roles of Collaborating PIs</w:t>
      </w:r>
    </w:p>
    <w:p w14:paraId="35642A48" w14:textId="77777777" w:rsidR="00FE7DE3" w:rsidRPr="003B2415" w:rsidRDefault="00FE7DE3" w:rsidP="00C6105B">
      <w:pPr>
        <w:jc w:val="both"/>
      </w:pPr>
    </w:p>
    <w:p w14:paraId="1FA32B0E" w14:textId="32C69DC2" w:rsidR="00FE7DE3" w:rsidRPr="003B2415" w:rsidRDefault="00FE7DE3" w:rsidP="00C6105B">
      <w:pPr>
        <w:spacing w:line="240" w:lineRule="exact"/>
        <w:jc w:val="both"/>
        <w:rPr>
          <w:rFonts w:ascii="Arial" w:eastAsia="Times New Roman" w:hAnsi="Arial" w:cs="Arial"/>
          <w:color w:val="212121"/>
          <w:sz w:val="20"/>
          <w:szCs w:val="20"/>
          <w:lang w:eastAsia="en-GB"/>
        </w:rPr>
      </w:pPr>
      <w:r w:rsidRPr="003B2415">
        <w:rPr>
          <w:rFonts w:ascii="Arial" w:eastAsia="Times New Roman" w:hAnsi="Arial" w:cs="Arial"/>
          <w:color w:val="212121"/>
          <w:sz w:val="20"/>
          <w:szCs w:val="20"/>
          <w:lang w:eastAsia="en-GB"/>
        </w:rPr>
        <w:t>PI Nassar is a computational neuroscientist at Brown University with expertise in learning and decision making. PIs Kirschner and Ullsperger are cognitive neuroscientists at Magdeburg University with expertise in cognitive control. Consultant Hummos is a computational neuroscientist at MIT who has expertise in recurrent neural network models.</w:t>
      </w:r>
      <w:r w:rsidR="008B15A4" w:rsidRPr="003B2415">
        <w:rPr>
          <w:rFonts w:ascii="Arial" w:eastAsia="Times New Roman" w:hAnsi="Arial" w:cs="Arial"/>
          <w:color w:val="212121"/>
          <w:sz w:val="20"/>
          <w:szCs w:val="20"/>
          <w:lang w:eastAsia="en-GB"/>
        </w:rPr>
        <w:t xml:space="preserve"> While Dr. Hummos is included as a consultant on the grant, he was integrally involved in the preparation of this grant, and will play a primary role in its execution, given that the grant builds directly from Dr. Hummos’ previous work showing potential advantages of equipping RNNs with latent embedding representations</w:t>
      </w:r>
      <w:r w:rsidR="009E1F6F">
        <w:rPr>
          <w:rFonts w:ascii="Arial" w:eastAsia="Times New Roman" w:hAnsi="Arial" w:cs="Arial"/>
          <w:color w:val="212121"/>
          <w:sz w:val="20"/>
          <w:szCs w:val="20"/>
          <w:lang w:eastAsia="en-GB"/>
        </w:rPr>
        <w:t xml:space="preserve"> </w:t>
      </w:r>
      <w:r w:rsidR="00200287">
        <w:rPr>
          <w:rFonts w:ascii="Arial" w:eastAsia="Times New Roman" w:hAnsi="Arial" w:cs="Arial"/>
          <w:color w:val="212121"/>
          <w:sz w:val="20"/>
          <w:szCs w:val="20"/>
          <w:lang w:eastAsia="en-GB"/>
        </w:rPr>
        <w:fldChar w:fldCharType="begin"/>
      </w:r>
      <w:r w:rsidR="002A7213">
        <w:rPr>
          <w:rFonts w:ascii="Arial" w:eastAsia="Times New Roman" w:hAnsi="Arial" w:cs="Arial"/>
          <w:color w:val="212121"/>
          <w:sz w:val="20"/>
          <w:szCs w:val="20"/>
          <w:lang w:eastAsia="en-GB"/>
        </w:rPr>
        <w:instrText xml:space="preserve"> ADDIN EN.CITE &lt;EndNote&gt;&lt;Cite&gt;&lt;Author&gt;Hummos&lt;/Author&gt;&lt;Year&gt;2023&lt;/Year&gt;&lt;RecNum&gt;220&lt;/RecNum&gt;&lt;DisplayText&gt;&lt;style face="superscript"&gt;37,69&lt;/style&gt;&lt;/DisplayText&gt;&lt;record&gt;&lt;rec-number&gt;220&lt;/rec-number&gt;&lt;foreign-keys&gt;&lt;key app="EN" db-id="xrp5dt9p9p0rr9exz935twzaeaveax2asdvx" timestamp="1730729381"&gt;220&lt;/key&gt;&lt;/foreign-keys&gt;&lt;ref-type name="Conference Paper"&gt;47&lt;/ref-type&gt;&lt;contributors&gt;&lt;authors&gt;&lt;author&gt;Hummos, A.&lt;/author&gt;&lt;/authors&gt;&lt;/contributors&gt;&lt;titles&gt;&lt;title&gt;A brain-inspired algorithm for biologically-plausible continual learning and disentangled representations&lt;/title&gt;&lt;secondary-title&gt;The Eleventh International Conference on Learning Representations. &lt;/secondary-title&gt;&lt;/titles&gt;&lt;dates&gt;&lt;year&gt;2023&lt;/year&gt;&lt;/dates&gt;&lt;urls&gt;&lt;related-urls&gt;&lt;url&gt;https://openreview.net/forum?id=6orC5MvgPBK&lt;/url&gt;&lt;/related-urls&gt;&lt;/urls&gt;&lt;/record&gt;&lt;/Cite&gt;&lt;Cite&gt;&lt;Author&gt;Sandbrink&lt;/Author&gt;&lt;Year&gt;2024&lt;/Year&gt;&lt;RecNum&gt;221&lt;/RecNum&gt;&lt;record&gt;&lt;rec-number&gt;221&lt;/rec-number&gt;&lt;foreign-keys&gt;&lt;key app="EN" db-id="xrp5dt9p9p0rr9exz935twzaeaveax2asdvx" timestamp="1730729505"&gt;221&lt;/key&gt;&lt;/foreign-keys&gt;&lt;ref-type name="Conference Paper"&gt;47&lt;/ref-type&gt;&lt;contributors&gt;&lt;authors&gt;&lt;author&gt;Sandbrink, K.&lt;/author&gt;&lt;author&gt;Bauer, J. P.&lt;/author&gt;&lt;author&gt;Proca, A. M.&lt;/author&gt;&lt;author&gt;Saxe, A. M.&lt;/author&gt;&lt;author&gt;Summerfield, C.&lt;/author&gt;&lt;author&gt;Hummos, A.&lt;/author&gt;&lt;/authors&gt;&lt;/contributors&gt;&lt;titles&gt;&lt;title&gt;Flexible task abstractions emerge in linear networks with fast and bounded units&lt;/title&gt;&lt;/titles&gt;&lt;dates&gt;&lt;year&gt;2024&lt;/year&gt;&lt;/dates&gt;&lt;urls&gt;&lt;/urls&gt;&lt;/record&gt;&lt;/Cite&gt;&lt;/EndNote&gt;</w:instrText>
      </w:r>
      <w:r w:rsidR="00200287">
        <w:rPr>
          <w:rFonts w:ascii="Arial" w:eastAsia="Times New Roman" w:hAnsi="Arial" w:cs="Arial"/>
          <w:color w:val="212121"/>
          <w:sz w:val="20"/>
          <w:szCs w:val="20"/>
          <w:lang w:eastAsia="en-GB"/>
        </w:rPr>
        <w:fldChar w:fldCharType="separate"/>
      </w:r>
      <w:r w:rsidR="002A7213" w:rsidRPr="002A7213">
        <w:rPr>
          <w:rFonts w:ascii="Arial" w:eastAsia="Times New Roman" w:hAnsi="Arial" w:cs="Arial"/>
          <w:noProof/>
          <w:color w:val="212121"/>
          <w:sz w:val="20"/>
          <w:szCs w:val="20"/>
          <w:vertAlign w:val="superscript"/>
          <w:lang w:eastAsia="en-GB"/>
        </w:rPr>
        <w:t>37,69</w:t>
      </w:r>
      <w:r w:rsidR="00200287">
        <w:rPr>
          <w:rFonts w:ascii="Arial" w:eastAsia="Times New Roman" w:hAnsi="Arial" w:cs="Arial"/>
          <w:color w:val="212121"/>
          <w:sz w:val="20"/>
          <w:szCs w:val="20"/>
          <w:lang w:eastAsia="en-GB"/>
        </w:rPr>
        <w:fldChar w:fldCharType="end"/>
      </w:r>
      <w:r w:rsidR="005118DC">
        <w:rPr>
          <w:rFonts w:ascii="Arial" w:eastAsia="Times New Roman" w:hAnsi="Arial" w:cs="Arial"/>
          <w:color w:val="212121"/>
          <w:sz w:val="20"/>
          <w:szCs w:val="20"/>
          <w:lang w:eastAsia="en-GB"/>
        </w:rPr>
        <w:t>.</w:t>
      </w:r>
      <w:r w:rsidR="008B15A4" w:rsidRPr="003B2415" w:rsidDel="005118DC">
        <w:rPr>
          <w:rFonts w:ascii="Arial" w:eastAsia="Times New Roman" w:hAnsi="Arial" w:cs="Arial"/>
          <w:color w:val="212121"/>
          <w:sz w:val="20"/>
          <w:szCs w:val="20"/>
          <w:lang w:eastAsia="en-GB"/>
        </w:rPr>
        <w:t xml:space="preserve"> </w:t>
      </w:r>
    </w:p>
    <w:p w14:paraId="566FC4EA" w14:textId="77777777" w:rsidR="008B15A4" w:rsidRPr="003B2415" w:rsidRDefault="008B15A4" w:rsidP="00C6105B">
      <w:pPr>
        <w:spacing w:line="240" w:lineRule="exact"/>
        <w:jc w:val="both"/>
        <w:rPr>
          <w:rFonts w:ascii="Arial" w:eastAsia="Times New Roman" w:hAnsi="Arial" w:cs="Arial"/>
          <w:color w:val="212121"/>
          <w:sz w:val="20"/>
          <w:szCs w:val="20"/>
          <w:lang w:eastAsia="en-GB"/>
        </w:rPr>
      </w:pPr>
    </w:p>
    <w:p w14:paraId="3D42CB18" w14:textId="182C191C" w:rsidR="00FE7DE3" w:rsidRPr="003B2415" w:rsidRDefault="00FE7DE3" w:rsidP="00C6105B">
      <w:pPr>
        <w:spacing w:line="240" w:lineRule="exact"/>
        <w:jc w:val="both"/>
        <w:rPr>
          <w:rFonts w:ascii="Arial" w:eastAsia="Times New Roman" w:hAnsi="Arial" w:cs="Arial"/>
          <w:color w:val="212121"/>
          <w:sz w:val="20"/>
          <w:szCs w:val="20"/>
          <w:lang w:eastAsia="en-GB"/>
        </w:rPr>
      </w:pPr>
      <w:r w:rsidRPr="003B2415">
        <w:rPr>
          <w:rFonts w:ascii="Arial" w:eastAsia="Times New Roman" w:hAnsi="Arial" w:cs="Arial"/>
          <w:color w:val="212121"/>
          <w:sz w:val="20"/>
          <w:szCs w:val="20"/>
          <w:lang w:eastAsia="en-GB"/>
        </w:rPr>
        <w:t xml:space="preserve">PIs Nassar </w:t>
      </w:r>
      <w:r w:rsidR="008B15A4" w:rsidRPr="003B2415">
        <w:rPr>
          <w:rFonts w:ascii="Arial" w:eastAsia="Times New Roman" w:hAnsi="Arial" w:cs="Arial"/>
          <w:color w:val="212121"/>
          <w:sz w:val="20"/>
          <w:szCs w:val="20"/>
          <w:lang w:eastAsia="en-GB"/>
        </w:rPr>
        <w:t xml:space="preserve">has been collaborating with PIs Kirschner and Ullsperger for the past two years and the team has already published two papers </w:t>
      </w:r>
      <w:r w:rsidR="00507EA0">
        <w:rPr>
          <w:rFonts w:ascii="Arial" w:eastAsia="Times New Roman" w:hAnsi="Arial" w:cs="Arial"/>
          <w:color w:val="212121"/>
          <w:sz w:val="20"/>
          <w:szCs w:val="20"/>
          <w:lang w:eastAsia="en-GB"/>
        </w:rPr>
        <w:fldChar w:fldCharType="begin">
          <w:fldData xml:space="preserve">PEVuZE5vdGU+PENpdGU+PEF1dGhvcj5LaXJzY2huZXI8L0F1dGhvcj48WWVhcj4yMDI0ZDwvWWVh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</w:fldData>
        </w:fldChar>
      </w:r>
      <w:r w:rsidR="00487CB6">
        <w:rPr>
          <w:rFonts w:ascii="Arial" w:eastAsia="Times New Roman" w:hAnsi="Arial" w:cs="Arial"/>
          <w:color w:val="212121"/>
          <w:sz w:val="20"/>
          <w:szCs w:val="20"/>
          <w:lang w:eastAsia="en-GB"/>
        </w:rPr>
        <w:instrText xml:space="preserve"> ADDIN EN.CITE </w:instrText>
      </w:r>
      <w:r w:rsidR="00487CB6">
        <w:rPr>
          <w:rFonts w:ascii="Arial" w:eastAsia="Times New Roman" w:hAnsi="Arial" w:cs="Arial"/>
          <w:color w:val="212121"/>
          <w:sz w:val="20"/>
          <w:szCs w:val="20"/>
          <w:lang w:eastAsia="en-GB"/>
        </w:rPr>
        <w:fldChar w:fldCharType="begin">
          <w:fldData xml:space="preserve">PEVuZE5vdGU+PENpdGU+PEF1dGhvcj5LaXJzY2huZXI8L0F1dGhvcj48WWVhcj4yMDI0ZDwvWWVh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</w:fldData>
        </w:fldChar>
      </w:r>
      <w:r w:rsidR="00487CB6">
        <w:rPr>
          <w:rFonts w:ascii="Arial" w:eastAsia="Times New Roman" w:hAnsi="Arial" w:cs="Arial"/>
          <w:color w:val="212121"/>
          <w:sz w:val="20"/>
          <w:szCs w:val="20"/>
          <w:lang w:eastAsia="en-GB"/>
        </w:rPr>
        <w:instrText xml:space="preserve"> ADDIN EN.CITE.DATA </w:instrText>
      </w:r>
      <w:r w:rsidR="00487CB6">
        <w:rPr>
          <w:rFonts w:ascii="Arial" w:eastAsia="Times New Roman" w:hAnsi="Arial" w:cs="Arial"/>
          <w:color w:val="212121"/>
          <w:sz w:val="20"/>
          <w:szCs w:val="20"/>
          <w:lang w:eastAsia="en-GB"/>
        </w:rPr>
      </w:r>
      <w:r w:rsidR="00487CB6">
        <w:rPr>
          <w:rFonts w:ascii="Arial" w:eastAsia="Times New Roman" w:hAnsi="Arial" w:cs="Arial"/>
          <w:color w:val="212121"/>
          <w:sz w:val="20"/>
          <w:szCs w:val="20"/>
          <w:lang w:eastAsia="en-GB"/>
        </w:rPr>
        <w:fldChar w:fldCharType="end"/>
      </w:r>
      <w:r w:rsidR="00507EA0">
        <w:rPr>
          <w:rFonts w:ascii="Arial" w:eastAsia="Times New Roman" w:hAnsi="Arial" w:cs="Arial"/>
          <w:color w:val="212121"/>
          <w:sz w:val="20"/>
          <w:szCs w:val="20"/>
          <w:lang w:eastAsia="en-GB"/>
        </w:rPr>
      </w:r>
      <w:r w:rsidR="00507EA0">
        <w:rPr>
          <w:rFonts w:ascii="Arial" w:eastAsia="Times New Roman" w:hAnsi="Arial" w:cs="Arial"/>
          <w:color w:val="212121"/>
          <w:sz w:val="20"/>
          <w:szCs w:val="20"/>
          <w:lang w:eastAsia="en-GB"/>
        </w:rPr>
        <w:fldChar w:fldCharType="separate"/>
      </w:r>
      <w:r w:rsidR="002A7213" w:rsidRPr="002A7213">
        <w:rPr>
          <w:rFonts w:ascii="Arial" w:eastAsia="Times New Roman" w:hAnsi="Arial" w:cs="Arial"/>
          <w:noProof/>
          <w:color w:val="212121"/>
          <w:sz w:val="20"/>
          <w:szCs w:val="20"/>
          <w:vertAlign w:val="superscript"/>
          <w:lang w:eastAsia="en-GB"/>
        </w:rPr>
        <w:t>44,</w:t>
      </w:r>
      <w:r w:rsidR="00487CB6" w:rsidRPr="00487CB6">
        <w:rPr>
          <w:rFonts w:ascii="Arial" w:eastAsia="Times New Roman" w:hAnsi="Arial" w:cs="Arial"/>
          <w:noProof/>
          <w:color w:val="212121"/>
          <w:sz w:val="20"/>
          <w:szCs w:val="20"/>
          <w:vertAlign w:val="superscript"/>
          <w:lang w:eastAsia="en-GB"/>
        </w:rPr>
        <w:t>46</w:t>
      </w:r>
      <w:r w:rsidR="00507EA0">
        <w:rPr>
          <w:rFonts w:ascii="Arial" w:eastAsia="Times New Roman" w:hAnsi="Arial" w:cs="Arial"/>
          <w:color w:val="212121"/>
          <w:sz w:val="20"/>
          <w:szCs w:val="20"/>
          <w:lang w:eastAsia="en-GB"/>
        </w:rPr>
        <w:fldChar w:fldCharType="end"/>
      </w:r>
      <w:r w:rsidR="0019127F">
        <w:rPr>
          <w:rFonts w:ascii="Arial" w:eastAsia="Times New Roman" w:hAnsi="Arial" w:cs="Arial"/>
          <w:color w:val="212121"/>
          <w:sz w:val="20"/>
          <w:szCs w:val="20"/>
          <w:lang w:eastAsia="en-GB"/>
        </w:rPr>
        <w:t xml:space="preserve">. </w:t>
      </w:r>
      <w:r w:rsidR="00847769" w:rsidRPr="003B2415">
        <w:rPr>
          <w:rFonts w:ascii="Arial" w:eastAsia="Times New Roman" w:hAnsi="Arial" w:cs="Arial"/>
          <w:color w:val="212121"/>
          <w:sz w:val="20"/>
          <w:szCs w:val="20"/>
          <w:lang w:eastAsia="en-GB"/>
        </w:rPr>
        <w:t xml:space="preserve">PI Nassar was on sabbatical in Germany in the Spring of 2024 during which time many of the proposed ideas were conceived jointly through in person meetings and lab visits. </w:t>
      </w:r>
      <w:r w:rsidR="008B15A4" w:rsidRPr="003B2415">
        <w:rPr>
          <w:rFonts w:ascii="Arial" w:eastAsia="Times New Roman" w:hAnsi="Arial" w:cs="Arial"/>
          <w:color w:val="212121"/>
          <w:sz w:val="20"/>
          <w:szCs w:val="20"/>
          <w:lang w:eastAsia="en-GB"/>
        </w:rPr>
        <w:t xml:space="preserve"> PI Nassar has </w:t>
      </w:r>
      <w:r w:rsidR="00847769" w:rsidRPr="003B2415">
        <w:rPr>
          <w:rFonts w:ascii="Arial" w:eastAsia="Times New Roman" w:hAnsi="Arial" w:cs="Arial"/>
          <w:color w:val="212121"/>
          <w:sz w:val="20"/>
          <w:szCs w:val="20"/>
          <w:lang w:eastAsia="en-GB"/>
        </w:rPr>
        <w:t xml:space="preserve">also </w:t>
      </w:r>
      <w:r w:rsidR="008B15A4" w:rsidRPr="003B2415">
        <w:rPr>
          <w:rFonts w:ascii="Arial" w:eastAsia="Times New Roman" w:hAnsi="Arial" w:cs="Arial"/>
          <w:color w:val="212121"/>
          <w:sz w:val="20"/>
          <w:szCs w:val="20"/>
          <w:lang w:eastAsia="en-GB"/>
        </w:rPr>
        <w:t xml:space="preserve">been collaborating with Dr. Hummos for </w:t>
      </w:r>
      <w:r w:rsidR="00847769" w:rsidRPr="003B2415">
        <w:rPr>
          <w:rFonts w:ascii="Arial" w:eastAsia="Times New Roman" w:hAnsi="Arial" w:cs="Arial"/>
          <w:color w:val="212121"/>
          <w:sz w:val="20"/>
          <w:szCs w:val="20"/>
          <w:lang w:eastAsia="en-GB"/>
        </w:rPr>
        <w:t>around two years</w:t>
      </w:r>
      <w:r w:rsidR="008B15A4" w:rsidRPr="003B2415">
        <w:rPr>
          <w:rFonts w:ascii="Arial" w:eastAsia="Times New Roman" w:hAnsi="Arial" w:cs="Arial"/>
          <w:color w:val="212121"/>
          <w:sz w:val="20"/>
          <w:szCs w:val="20"/>
          <w:lang w:eastAsia="en-GB"/>
        </w:rPr>
        <w:t xml:space="preserve"> and the two have published a </w:t>
      </w:r>
      <w:r w:rsidR="00847769" w:rsidRPr="003B2415">
        <w:rPr>
          <w:rFonts w:ascii="Arial" w:eastAsia="Times New Roman" w:hAnsi="Arial" w:cs="Arial"/>
          <w:color w:val="212121"/>
          <w:sz w:val="20"/>
          <w:szCs w:val="20"/>
          <w:lang w:eastAsia="en-GB"/>
        </w:rPr>
        <w:t xml:space="preserve">conference extended abstract </w:t>
      </w:r>
      <w:r w:rsidR="0032416D">
        <w:rPr>
          <w:rFonts w:ascii="Arial" w:eastAsia="Times New Roman" w:hAnsi="Arial" w:cs="Arial"/>
          <w:color w:val="212121"/>
          <w:sz w:val="20"/>
          <w:szCs w:val="20"/>
          <w:lang w:eastAsia="en-GB"/>
        </w:rPr>
        <w:fldChar w:fldCharType="begin"/>
      </w:r>
      <w:r w:rsidR="002A7213">
        <w:rPr>
          <w:rFonts w:ascii="Arial" w:eastAsia="Times New Roman" w:hAnsi="Arial" w:cs="Arial"/>
          <w:color w:val="212121"/>
          <w:sz w:val="20"/>
          <w:szCs w:val="20"/>
          <w:lang w:eastAsia="en-GB"/>
        </w:rPr>
        <w:instrText xml:space="preserve"> ADDIN EN.CITE &lt;EndNote&gt;&lt;Cite&gt;&lt;Author&gt;Hummos&lt;/Author&gt;&lt;Year&gt;2023&lt;/Year&gt;&lt;RecNum&gt;292&lt;/RecNum&gt;&lt;DisplayText&gt;&lt;style face="superscript"&gt;38&lt;/style&gt;&lt;/DisplayText&gt;&lt;record&gt;&lt;rec-number&gt;292&lt;/rec-number&gt;&lt;foreign-keys&gt;&lt;key app="EN" db-id="xrp5dt9p9p0rr9exz935twzaeaveax2asdvx" timestamp="1730961469"&gt;292&lt;/key&gt;&lt;/foreign-keys&gt;&lt;ref-type name="Conference Paper"&gt;47&lt;/ref-type&gt;&lt;contributors&gt;&lt;authors&gt;&lt;author&gt;Hummos, Ali&lt;/author&gt;&lt;author&gt;Nassar, Matthew&lt;/author&gt;&lt;author&gt;Yang, Guangyu&lt;/author&gt;&lt;/authors&gt;&lt;/contributors&gt;&lt;titles&gt;&lt;title&gt;Learning the cognitive control structure in neural networks through alternating learning and inference&lt;/title&gt;&lt;secondary-title&gt;Annual Conference on Cognitive Computational Neuroscience (CCN 2023)&lt;/secondary-title&gt;&lt;/titles&gt;&lt;dates&gt;&lt;year&gt;2023&lt;/year&gt;&lt;/dates&gt;&lt;urls&gt;&lt;/urls&gt;&lt;electronic-resource-num&gt;10.32470/CCN.2023.1659-0&lt;/electronic-resource-num&gt;&lt;/record&gt;&lt;/Cite&gt;&lt;/EndNote&gt;</w:instrText>
      </w:r>
      <w:r w:rsidR="0032416D">
        <w:rPr>
          <w:rFonts w:ascii="Arial" w:eastAsia="Times New Roman" w:hAnsi="Arial" w:cs="Arial"/>
          <w:color w:val="212121"/>
          <w:sz w:val="20"/>
          <w:szCs w:val="20"/>
          <w:lang w:eastAsia="en-GB"/>
        </w:rPr>
        <w:fldChar w:fldCharType="separate"/>
      </w:r>
      <w:r w:rsidR="002A7213" w:rsidRPr="002A7213">
        <w:rPr>
          <w:rFonts w:ascii="Arial" w:eastAsia="Times New Roman" w:hAnsi="Arial" w:cs="Arial"/>
          <w:noProof/>
          <w:color w:val="212121"/>
          <w:sz w:val="20"/>
          <w:szCs w:val="20"/>
          <w:vertAlign w:val="superscript"/>
          <w:lang w:eastAsia="en-GB"/>
        </w:rPr>
        <w:t>38</w:t>
      </w:r>
      <w:r w:rsidR="0032416D">
        <w:rPr>
          <w:rFonts w:ascii="Arial" w:eastAsia="Times New Roman" w:hAnsi="Arial" w:cs="Arial"/>
          <w:color w:val="212121"/>
          <w:sz w:val="20"/>
          <w:szCs w:val="20"/>
          <w:lang w:eastAsia="en-GB"/>
        </w:rPr>
        <w:fldChar w:fldCharType="end"/>
      </w:r>
      <w:r w:rsidR="00547CAB">
        <w:rPr>
          <w:rFonts w:ascii="Arial" w:eastAsia="Times New Roman" w:hAnsi="Arial" w:cs="Arial"/>
          <w:color w:val="212121"/>
          <w:sz w:val="20"/>
          <w:szCs w:val="20"/>
          <w:lang w:eastAsia="en-GB"/>
        </w:rPr>
        <w:t xml:space="preserve"> </w:t>
      </w:r>
      <w:r w:rsidR="00847769" w:rsidRPr="003B2415">
        <w:rPr>
          <w:rFonts w:ascii="Arial" w:eastAsia="Times New Roman" w:hAnsi="Arial" w:cs="Arial"/>
          <w:color w:val="212121"/>
          <w:sz w:val="20"/>
          <w:szCs w:val="20"/>
          <w:lang w:eastAsia="en-GB"/>
        </w:rPr>
        <w:t xml:space="preserve">and are actively working on projects aimed at understanding how recurrent neural networks might learn inductive biases over temporal structure </w:t>
      </w:r>
      <w:r w:rsidR="00847769" w:rsidRPr="00954B13">
        <w:rPr>
          <w:rFonts w:ascii="Arial" w:eastAsia="Times New Roman" w:hAnsi="Arial" w:cs="Arial"/>
          <w:color w:val="212121"/>
          <w:sz w:val="20"/>
          <w:szCs w:val="20"/>
          <w:lang w:eastAsia="en-GB"/>
        </w:rPr>
        <w:t>(Fig</w:t>
      </w:r>
      <w:r w:rsidR="009A0E4F">
        <w:rPr>
          <w:rFonts w:ascii="Arial" w:eastAsia="Times New Roman" w:hAnsi="Arial" w:cs="Arial"/>
          <w:color w:val="212121"/>
          <w:sz w:val="20"/>
          <w:szCs w:val="20"/>
          <w:lang w:eastAsia="en-GB"/>
        </w:rPr>
        <w:t>ures</w:t>
      </w:r>
      <w:r w:rsidR="00847769" w:rsidRPr="00954B13">
        <w:rPr>
          <w:rFonts w:ascii="Arial" w:eastAsia="Times New Roman" w:hAnsi="Arial" w:cs="Arial"/>
          <w:color w:val="212121"/>
          <w:sz w:val="20"/>
          <w:szCs w:val="20"/>
          <w:lang w:eastAsia="en-GB"/>
        </w:rPr>
        <w:t xml:space="preserve"> </w:t>
      </w:r>
      <w:r w:rsidR="009A142B" w:rsidRPr="00954B13">
        <w:rPr>
          <w:rFonts w:ascii="Arial" w:eastAsia="Times New Roman" w:hAnsi="Arial" w:cs="Arial"/>
          <w:color w:val="212121"/>
          <w:sz w:val="20"/>
          <w:szCs w:val="20"/>
          <w:lang w:eastAsia="en-GB"/>
        </w:rPr>
        <w:t>1</w:t>
      </w:r>
      <w:r w:rsidR="003637D3">
        <w:rPr>
          <w:rFonts w:ascii="Arial" w:eastAsia="Times New Roman" w:hAnsi="Arial" w:cs="Arial"/>
          <w:color w:val="212121"/>
          <w:sz w:val="20"/>
          <w:szCs w:val="20"/>
          <w:lang w:eastAsia="en-GB"/>
        </w:rPr>
        <w:t>&amp;6</w:t>
      </w:r>
      <w:r w:rsidR="00847769" w:rsidRPr="00954B13">
        <w:rPr>
          <w:rFonts w:ascii="Arial" w:eastAsia="Times New Roman" w:hAnsi="Arial" w:cs="Arial"/>
          <w:color w:val="212121"/>
          <w:sz w:val="20"/>
          <w:szCs w:val="20"/>
          <w:lang w:eastAsia="en-GB"/>
        </w:rPr>
        <w:t>).</w:t>
      </w:r>
      <w:r w:rsidR="00847769" w:rsidRPr="003B2415">
        <w:rPr>
          <w:rFonts w:ascii="Arial" w:eastAsia="Times New Roman" w:hAnsi="Arial" w:cs="Arial"/>
          <w:color w:val="212121"/>
          <w:sz w:val="20"/>
          <w:szCs w:val="20"/>
          <w:lang w:eastAsia="en-GB"/>
        </w:rPr>
        <w:t xml:space="preserve"> Dr. Hummos regularly attends the Nassar lab meeting at Brown and has plays a co-supervisory role to a graduate student in the Nassar lab who is working on a project focused on recurrent neural networks. Both U.S. and German PIs have </w:t>
      </w:r>
      <w:r w:rsidRPr="003B2415">
        <w:rPr>
          <w:rFonts w:ascii="Arial" w:eastAsia="Times New Roman" w:hAnsi="Arial" w:cs="Arial"/>
          <w:color w:val="212121"/>
          <w:sz w:val="20"/>
          <w:szCs w:val="20"/>
          <w:lang w:eastAsia="en-GB"/>
        </w:rPr>
        <w:t xml:space="preserve">successfully carried out multi-national collaborative projects in the past, which is highlighted in their </w:t>
      </w:r>
      <w:proofErr w:type="spellStart"/>
      <w:r w:rsidRPr="003B2415">
        <w:rPr>
          <w:rFonts w:ascii="Arial" w:eastAsia="Times New Roman" w:hAnsi="Arial" w:cs="Arial"/>
          <w:color w:val="212121"/>
          <w:sz w:val="20"/>
          <w:szCs w:val="20"/>
          <w:lang w:eastAsia="en-GB"/>
        </w:rPr>
        <w:t>biosketches</w:t>
      </w:r>
      <w:proofErr w:type="spellEnd"/>
      <w:r w:rsidRPr="003B2415">
        <w:rPr>
          <w:rFonts w:ascii="Arial" w:eastAsia="Times New Roman" w:hAnsi="Arial" w:cs="Arial"/>
          <w:color w:val="212121"/>
          <w:sz w:val="20"/>
          <w:szCs w:val="20"/>
          <w:lang w:eastAsia="en-GB"/>
        </w:rPr>
        <w:t>.</w:t>
      </w:r>
    </w:p>
    <w:p w14:paraId="133CF6E1" w14:textId="77777777" w:rsidR="00847769" w:rsidRPr="003B2415" w:rsidRDefault="00847769" w:rsidP="00C6105B">
      <w:pPr>
        <w:spacing w:line="240" w:lineRule="exact"/>
        <w:jc w:val="both"/>
        <w:rPr>
          <w:rFonts w:ascii="Arial" w:eastAsia="Times New Roman" w:hAnsi="Arial" w:cs="Arial"/>
          <w:color w:val="212121"/>
          <w:sz w:val="20"/>
          <w:szCs w:val="20"/>
          <w:lang w:eastAsia="en-GB"/>
        </w:rPr>
      </w:pPr>
    </w:p>
    <w:p w14:paraId="33A2D92D" w14:textId="6ECC0BA7" w:rsidR="000F3FCC" w:rsidRPr="003B2415" w:rsidRDefault="00FE7DE3" w:rsidP="00C6105B">
      <w:pPr>
        <w:spacing w:line="240" w:lineRule="exact"/>
        <w:jc w:val="both"/>
        <w:rPr>
          <w:rFonts w:ascii="Arial" w:eastAsia="Times New Roman" w:hAnsi="Arial" w:cs="Arial"/>
          <w:color w:val="212121"/>
          <w:sz w:val="20"/>
          <w:szCs w:val="20"/>
          <w:lang w:eastAsia="en-GB"/>
        </w:rPr>
      </w:pPr>
      <w:r w:rsidRPr="003B2415">
        <w:rPr>
          <w:rFonts w:ascii="Arial" w:eastAsia="Times New Roman" w:hAnsi="Arial" w:cs="Arial"/>
          <w:color w:val="212121"/>
          <w:sz w:val="20"/>
          <w:szCs w:val="20"/>
          <w:lang w:eastAsia="en-GB"/>
        </w:rPr>
        <w:t>The entire senior research team will collaborate on</w:t>
      </w:r>
      <w:r w:rsidR="00847769" w:rsidRPr="003B2415">
        <w:rPr>
          <w:rFonts w:ascii="Arial" w:eastAsia="Times New Roman" w:hAnsi="Arial" w:cs="Arial"/>
          <w:color w:val="212121"/>
          <w:sz w:val="20"/>
          <w:szCs w:val="20"/>
          <w:lang w:eastAsia="en-GB"/>
        </w:rPr>
        <w:t xml:space="preserve"> all</w:t>
      </w:r>
      <w:r w:rsidRPr="003B2415">
        <w:rPr>
          <w:rFonts w:ascii="Arial" w:eastAsia="Times New Roman" w:hAnsi="Arial" w:cs="Arial"/>
          <w:color w:val="212121"/>
          <w:sz w:val="20"/>
          <w:szCs w:val="20"/>
          <w:lang w:eastAsia="en-GB"/>
        </w:rPr>
        <w:t xml:space="preserve"> Aim</w:t>
      </w:r>
      <w:r w:rsidR="00847769" w:rsidRPr="003B2415">
        <w:rPr>
          <w:rFonts w:ascii="Arial" w:eastAsia="Times New Roman" w:hAnsi="Arial" w:cs="Arial"/>
          <w:color w:val="212121"/>
          <w:sz w:val="20"/>
          <w:szCs w:val="20"/>
          <w:lang w:eastAsia="en-GB"/>
        </w:rPr>
        <w:t>s</w:t>
      </w:r>
      <w:r w:rsidRPr="003B2415">
        <w:rPr>
          <w:rFonts w:ascii="Arial" w:eastAsia="Times New Roman" w:hAnsi="Arial" w:cs="Arial"/>
          <w:color w:val="212121"/>
          <w:sz w:val="20"/>
          <w:szCs w:val="20"/>
          <w:lang w:eastAsia="en-GB"/>
        </w:rPr>
        <w:t xml:space="preserve"> of the proposal</w:t>
      </w:r>
      <w:r w:rsidR="00847769" w:rsidRPr="003B2415">
        <w:rPr>
          <w:rFonts w:ascii="Arial" w:eastAsia="Times New Roman" w:hAnsi="Arial" w:cs="Arial"/>
          <w:color w:val="212121"/>
          <w:sz w:val="20"/>
          <w:szCs w:val="20"/>
          <w:lang w:eastAsia="en-GB"/>
        </w:rPr>
        <w:t xml:space="preserve">. </w:t>
      </w:r>
      <w:r w:rsidR="000F3FCC" w:rsidRPr="003B2415">
        <w:rPr>
          <w:rFonts w:ascii="Arial" w:eastAsia="Times New Roman" w:hAnsi="Arial" w:cs="Arial"/>
          <w:color w:val="212121"/>
          <w:sz w:val="20"/>
          <w:szCs w:val="20"/>
          <w:lang w:eastAsia="en-GB"/>
        </w:rPr>
        <w:t xml:space="preserve">For all aims, the Brown team will focus on building, training, and testing the computational models, whereas the Magdeburg team will focus on analyzing behavioral data from humans and models. </w:t>
      </w:r>
      <w:r w:rsidR="000F3FCC" w:rsidRPr="00954B13">
        <w:rPr>
          <w:rFonts w:ascii="Arial" w:eastAsia="Times New Roman" w:hAnsi="Arial" w:cs="Arial"/>
          <w:color w:val="212121"/>
          <w:sz w:val="20"/>
          <w:szCs w:val="20"/>
          <w:lang w:eastAsia="en-GB"/>
        </w:rPr>
        <w:t xml:space="preserve">Human </w:t>
      </w:r>
      <w:proofErr w:type="gramStart"/>
      <w:r w:rsidR="000F3FCC" w:rsidRPr="00954B13">
        <w:rPr>
          <w:rFonts w:ascii="Arial" w:eastAsia="Times New Roman" w:hAnsi="Arial" w:cs="Arial"/>
          <w:color w:val="212121"/>
          <w:sz w:val="20"/>
          <w:szCs w:val="20"/>
          <w:lang w:eastAsia="en-GB"/>
        </w:rPr>
        <w:t>subjects</w:t>
      </w:r>
      <w:proofErr w:type="gramEnd"/>
      <w:r w:rsidR="000F3FCC" w:rsidRPr="00954B13">
        <w:rPr>
          <w:rFonts w:ascii="Arial" w:eastAsia="Times New Roman" w:hAnsi="Arial" w:cs="Arial"/>
          <w:color w:val="212121"/>
          <w:sz w:val="20"/>
          <w:szCs w:val="20"/>
          <w:lang w:eastAsia="en-GB"/>
        </w:rPr>
        <w:t xml:space="preserve"> d</w:t>
      </w:r>
      <w:r w:rsidRPr="00954B13">
        <w:rPr>
          <w:rFonts w:ascii="Arial" w:eastAsia="Times New Roman" w:hAnsi="Arial" w:cs="Arial"/>
          <w:color w:val="212121"/>
          <w:sz w:val="20"/>
          <w:szCs w:val="20"/>
          <w:lang w:eastAsia="en-GB"/>
        </w:rPr>
        <w:t>ata collection will occur</w:t>
      </w:r>
      <w:r w:rsidR="000F3FCC" w:rsidRPr="00954B13">
        <w:rPr>
          <w:rFonts w:ascii="Arial" w:eastAsia="Times New Roman" w:hAnsi="Arial" w:cs="Arial"/>
          <w:color w:val="212121"/>
          <w:sz w:val="20"/>
          <w:szCs w:val="20"/>
          <w:lang w:eastAsia="en-GB"/>
        </w:rPr>
        <w:t xml:space="preserve"> primarily at Magdeburg under the supervision of PIs Kirschner and Ullsperger.</w:t>
      </w:r>
      <w:r w:rsidR="000F3FCC" w:rsidRPr="003B2415">
        <w:rPr>
          <w:rFonts w:ascii="Arial" w:eastAsia="Times New Roman" w:hAnsi="Arial" w:cs="Arial"/>
          <w:color w:val="212121"/>
          <w:sz w:val="20"/>
          <w:szCs w:val="20"/>
          <w:lang w:eastAsia="en-GB"/>
        </w:rPr>
        <w:t xml:space="preserve"> PI Ullsperger has extensive experience in collecting large scale behavior/EEG datasets, as evidenced by pr</w:t>
      </w:r>
      <w:r w:rsidR="00336848">
        <w:rPr>
          <w:rFonts w:ascii="Arial" w:eastAsia="Times New Roman" w:hAnsi="Arial" w:cs="Arial"/>
          <w:color w:val="212121"/>
          <w:sz w:val="20"/>
          <w:szCs w:val="20"/>
          <w:lang w:eastAsia="en-GB"/>
        </w:rPr>
        <w:t>eli</w:t>
      </w:r>
      <w:r w:rsidR="000F3FCC" w:rsidRPr="003B2415">
        <w:rPr>
          <w:rFonts w:ascii="Arial" w:eastAsia="Times New Roman" w:hAnsi="Arial" w:cs="Arial"/>
          <w:color w:val="212121"/>
          <w:sz w:val="20"/>
          <w:szCs w:val="20"/>
          <w:lang w:eastAsia="en-GB"/>
        </w:rPr>
        <w:t xml:space="preserve">minary data shown in </w:t>
      </w:r>
      <w:r w:rsidR="00F329E1">
        <w:rPr>
          <w:rFonts w:ascii="Arial" w:eastAsia="Times New Roman" w:hAnsi="Arial" w:cs="Arial"/>
          <w:color w:val="212121"/>
          <w:sz w:val="20"/>
          <w:szCs w:val="20"/>
          <w:lang w:eastAsia="en-GB"/>
        </w:rPr>
        <w:t>Figures 2-</w:t>
      </w:r>
      <w:r w:rsidR="00545D5E">
        <w:rPr>
          <w:rFonts w:ascii="Arial" w:eastAsia="Times New Roman" w:hAnsi="Arial" w:cs="Arial"/>
          <w:color w:val="212121"/>
          <w:sz w:val="20"/>
          <w:szCs w:val="20"/>
          <w:lang w:eastAsia="en-GB"/>
        </w:rPr>
        <w:t>5</w:t>
      </w:r>
      <w:r w:rsidR="000F3FCC" w:rsidRPr="003B2415">
        <w:rPr>
          <w:rFonts w:ascii="Arial" w:eastAsia="Times New Roman" w:hAnsi="Arial" w:cs="Arial"/>
          <w:color w:val="212121"/>
          <w:sz w:val="20"/>
          <w:szCs w:val="20"/>
          <w:lang w:eastAsia="en-GB"/>
        </w:rPr>
        <w:t xml:space="preserve">, as well as experience in using </w:t>
      </w:r>
      <w:r w:rsidR="000F3FCC" w:rsidRPr="003B2415">
        <w:rPr>
          <w:rFonts w:ascii="Arial" w:eastAsia="Calibri" w:hAnsi="Arial" w:cs="Arial"/>
          <w:bCs/>
          <w:color w:val="000000" w:themeColor="text1"/>
          <w:kern w:val="0"/>
          <w:sz w:val="20"/>
          <w:szCs w:val="20"/>
          <w:lang w:eastAsia="en-GB" w:bidi="he-IL"/>
          <w14:ligatures w14:val="none"/>
        </w:rPr>
        <w:t>transcranial focused ultrasound stimulation (TUS) to modulate neural activity (</w:t>
      </w:r>
      <w:r w:rsidR="00F329E1">
        <w:rPr>
          <w:rFonts w:ascii="Arial" w:eastAsia="Calibri" w:hAnsi="Arial" w:cs="Arial"/>
          <w:bCs/>
          <w:color w:val="000000" w:themeColor="text1"/>
          <w:kern w:val="0"/>
          <w:sz w:val="20"/>
          <w:szCs w:val="20"/>
          <w:lang w:eastAsia="en-GB" w:bidi="he-IL"/>
          <w14:ligatures w14:val="none"/>
        </w:rPr>
        <w:t xml:space="preserve">Fig </w:t>
      </w:r>
      <w:r w:rsidR="003637D3">
        <w:rPr>
          <w:rFonts w:ascii="Arial" w:eastAsia="Calibri" w:hAnsi="Arial" w:cs="Arial"/>
          <w:bCs/>
          <w:color w:val="000000" w:themeColor="text1"/>
          <w:kern w:val="0"/>
          <w:sz w:val="20"/>
          <w:szCs w:val="20"/>
          <w:lang w:eastAsia="en-GB" w:bidi="he-IL"/>
          <w14:ligatures w14:val="none"/>
        </w:rPr>
        <w:t>7</w:t>
      </w:r>
      <w:r w:rsidR="000F3FCC" w:rsidRPr="003B2415">
        <w:rPr>
          <w:rFonts w:ascii="Arial" w:eastAsia="Calibri" w:hAnsi="Arial" w:cs="Arial"/>
          <w:bCs/>
          <w:color w:val="000000" w:themeColor="text1"/>
          <w:kern w:val="0"/>
          <w:sz w:val="20"/>
          <w:szCs w:val="20"/>
          <w:lang w:eastAsia="en-GB" w:bidi="he-IL"/>
          <w14:ligatures w14:val="none"/>
        </w:rPr>
        <w:t xml:space="preserve">). </w:t>
      </w:r>
      <w:r w:rsidR="4D9C5730" w:rsidRPr="4D9C5730">
        <w:rPr>
          <w:rFonts w:ascii="Arial" w:eastAsia="Times New Roman" w:hAnsi="Arial" w:cs="Arial"/>
          <w:color w:val="212121"/>
          <w:sz w:val="20"/>
          <w:szCs w:val="20"/>
          <w:lang w:eastAsia="en-GB"/>
        </w:rPr>
        <w:t xml:space="preserve">However, for Aim 2, one 60 participant cross-site validation dataset will be collected at Brown by PI Nassar and his research team. </w:t>
      </w:r>
      <w:r w:rsidRPr="003B2415">
        <w:rPr>
          <w:rFonts w:ascii="Arial" w:eastAsia="Times New Roman" w:hAnsi="Arial" w:cs="Arial"/>
          <w:color w:val="212121"/>
          <w:sz w:val="20"/>
          <w:szCs w:val="20"/>
          <w:lang w:eastAsia="en-GB"/>
        </w:rPr>
        <w:t xml:space="preserve">Collaboration will be facilitated by a post-doc and research assistant at Brown who will work across </w:t>
      </w:r>
      <w:r w:rsidR="000F3FCC" w:rsidRPr="003B2415">
        <w:rPr>
          <w:rFonts w:ascii="Arial" w:eastAsia="Times New Roman" w:hAnsi="Arial" w:cs="Arial"/>
          <w:color w:val="212121"/>
          <w:sz w:val="20"/>
          <w:szCs w:val="20"/>
          <w:lang w:eastAsia="en-GB"/>
        </w:rPr>
        <w:t>harmonize task conditions and analysis protocols across models and human experiments.</w:t>
      </w:r>
    </w:p>
    <w:p w14:paraId="2AAFE97C" w14:textId="77777777" w:rsidR="00847769" w:rsidRPr="003B2415" w:rsidRDefault="00847769" w:rsidP="00C6105B">
      <w:pPr>
        <w:spacing w:line="240" w:lineRule="exact"/>
        <w:jc w:val="both"/>
        <w:rPr>
          <w:rFonts w:ascii="Arial" w:eastAsia="Times New Roman" w:hAnsi="Arial" w:cs="Arial"/>
          <w:color w:val="212121"/>
          <w:sz w:val="20"/>
          <w:szCs w:val="20"/>
          <w:lang w:eastAsia="en-GB"/>
        </w:rPr>
      </w:pPr>
    </w:p>
    <w:p w14:paraId="774AB44F" w14:textId="14F9949C" w:rsidR="004C1317" w:rsidRPr="003B2415" w:rsidRDefault="00FE7DE3" w:rsidP="00C6105B">
      <w:pPr>
        <w:spacing w:line="240" w:lineRule="exact"/>
        <w:jc w:val="both"/>
        <w:rPr>
          <w:rFonts w:ascii="Arial" w:eastAsia="Times New Roman" w:hAnsi="Arial" w:cs="Arial"/>
          <w:color w:val="212121"/>
          <w:sz w:val="20"/>
          <w:szCs w:val="20"/>
          <w:lang w:eastAsia="en-GB"/>
        </w:rPr>
      </w:pPr>
      <w:r w:rsidRPr="003B2415">
        <w:rPr>
          <w:rFonts w:ascii="Arial" w:eastAsia="Times New Roman" w:hAnsi="Arial" w:cs="Arial"/>
          <w:color w:val="212121"/>
          <w:sz w:val="20"/>
          <w:szCs w:val="20"/>
          <w:lang w:eastAsia="en-GB"/>
        </w:rPr>
        <w:t xml:space="preserve">Virtual project meetings that include all research personnel (US &amp; </w:t>
      </w:r>
      <w:r w:rsidR="00847769" w:rsidRPr="003B2415">
        <w:rPr>
          <w:rFonts w:ascii="Arial" w:eastAsia="Times New Roman" w:hAnsi="Arial" w:cs="Arial"/>
          <w:color w:val="212121"/>
          <w:sz w:val="20"/>
          <w:szCs w:val="20"/>
          <w:lang w:eastAsia="en-GB"/>
        </w:rPr>
        <w:t>Germany</w:t>
      </w:r>
      <w:r w:rsidRPr="003B2415">
        <w:rPr>
          <w:rFonts w:ascii="Arial" w:eastAsia="Times New Roman" w:hAnsi="Arial" w:cs="Arial"/>
          <w:color w:val="212121"/>
          <w:sz w:val="20"/>
          <w:szCs w:val="20"/>
          <w:lang w:eastAsia="en-GB"/>
        </w:rPr>
        <w:t xml:space="preserve">) will be held monthly to coordinate activities across all research personnel, including </w:t>
      </w:r>
      <w:r w:rsidR="0026291A">
        <w:rPr>
          <w:rFonts w:ascii="Arial" w:eastAsia="Times New Roman" w:hAnsi="Arial" w:cs="Arial"/>
          <w:color w:val="212121"/>
          <w:sz w:val="20"/>
          <w:szCs w:val="20"/>
          <w:lang w:eastAsia="en-GB"/>
        </w:rPr>
        <w:t xml:space="preserve">the EEG lab manager and </w:t>
      </w:r>
      <w:r w:rsidR="00BD1D54">
        <w:rPr>
          <w:rFonts w:ascii="Arial" w:eastAsia="Times New Roman" w:hAnsi="Arial" w:cs="Arial"/>
          <w:color w:val="212121"/>
          <w:sz w:val="20"/>
          <w:szCs w:val="20"/>
          <w:lang w:eastAsia="en-GB"/>
        </w:rPr>
        <w:t>student assistants</w:t>
      </w:r>
      <w:r w:rsidR="0026291A" w:rsidRPr="003B2415">
        <w:rPr>
          <w:rFonts w:ascii="Arial" w:eastAsia="Times New Roman" w:hAnsi="Arial" w:cs="Arial"/>
          <w:color w:val="212121"/>
          <w:sz w:val="20"/>
          <w:szCs w:val="20"/>
          <w:lang w:eastAsia="en-GB"/>
        </w:rPr>
        <w:t xml:space="preserve"> </w:t>
      </w:r>
      <w:r w:rsidRPr="003B2415">
        <w:rPr>
          <w:rFonts w:ascii="Arial" w:eastAsia="Times New Roman" w:hAnsi="Arial" w:cs="Arial"/>
          <w:color w:val="212121"/>
          <w:sz w:val="20"/>
          <w:szCs w:val="20"/>
          <w:lang w:eastAsia="en-GB"/>
        </w:rPr>
        <w:t xml:space="preserve">in </w:t>
      </w:r>
      <w:r w:rsidR="000F3FCC" w:rsidRPr="003B2415">
        <w:rPr>
          <w:rFonts w:ascii="Arial" w:eastAsia="Times New Roman" w:hAnsi="Arial" w:cs="Arial"/>
          <w:color w:val="212121"/>
          <w:sz w:val="20"/>
          <w:szCs w:val="20"/>
          <w:lang w:eastAsia="en-GB"/>
        </w:rPr>
        <w:t>Magdeburg</w:t>
      </w:r>
      <w:r w:rsidRPr="003B2415">
        <w:rPr>
          <w:rFonts w:ascii="Arial" w:eastAsia="Times New Roman" w:hAnsi="Arial" w:cs="Arial"/>
          <w:color w:val="212121"/>
          <w:sz w:val="20"/>
          <w:szCs w:val="20"/>
          <w:lang w:eastAsia="en-GB"/>
        </w:rPr>
        <w:t xml:space="preserve"> who will </w:t>
      </w:r>
      <w:r w:rsidR="000F3FCC" w:rsidRPr="003B2415">
        <w:rPr>
          <w:rFonts w:ascii="Arial" w:eastAsia="Times New Roman" w:hAnsi="Arial" w:cs="Arial"/>
          <w:color w:val="212121"/>
          <w:sz w:val="20"/>
          <w:szCs w:val="20"/>
          <w:lang w:eastAsia="en-GB"/>
        </w:rPr>
        <w:t>participate</w:t>
      </w:r>
      <w:r w:rsidRPr="003B2415">
        <w:rPr>
          <w:rFonts w:ascii="Arial" w:eastAsia="Times New Roman" w:hAnsi="Arial" w:cs="Arial"/>
          <w:color w:val="212121"/>
          <w:sz w:val="20"/>
          <w:szCs w:val="20"/>
          <w:lang w:eastAsia="en-GB"/>
        </w:rPr>
        <w:t xml:space="preserve"> </w:t>
      </w:r>
      <w:r w:rsidR="000F3FCC" w:rsidRPr="003B2415">
        <w:rPr>
          <w:rFonts w:ascii="Arial" w:eastAsia="Times New Roman" w:hAnsi="Arial" w:cs="Arial"/>
          <w:color w:val="212121"/>
          <w:sz w:val="20"/>
          <w:szCs w:val="20"/>
          <w:lang w:eastAsia="en-GB"/>
        </w:rPr>
        <w:t>data</w:t>
      </w:r>
      <w:r w:rsidRPr="003B2415">
        <w:rPr>
          <w:rFonts w:ascii="Arial" w:eastAsia="Times New Roman" w:hAnsi="Arial" w:cs="Arial"/>
          <w:color w:val="212121"/>
          <w:sz w:val="20"/>
          <w:szCs w:val="20"/>
          <w:lang w:eastAsia="en-GB"/>
        </w:rPr>
        <w:t xml:space="preserve"> collection and analysis of </w:t>
      </w:r>
      <w:r w:rsidR="000F3FCC" w:rsidRPr="003B2415">
        <w:rPr>
          <w:rFonts w:ascii="Arial" w:eastAsia="Times New Roman" w:hAnsi="Arial" w:cs="Arial"/>
          <w:color w:val="212121"/>
          <w:sz w:val="20"/>
          <w:szCs w:val="20"/>
          <w:lang w:eastAsia="en-GB"/>
        </w:rPr>
        <w:t xml:space="preserve">data from </w:t>
      </w:r>
      <w:r w:rsidRPr="003B2415">
        <w:rPr>
          <w:rFonts w:ascii="Arial" w:eastAsia="Times New Roman" w:hAnsi="Arial" w:cs="Arial"/>
          <w:color w:val="212121"/>
          <w:sz w:val="20"/>
          <w:szCs w:val="20"/>
          <w:lang w:eastAsia="en-GB"/>
        </w:rPr>
        <w:t>Aim</w:t>
      </w:r>
      <w:r w:rsidR="000F3FCC" w:rsidRPr="003B2415">
        <w:rPr>
          <w:rFonts w:ascii="Arial" w:eastAsia="Times New Roman" w:hAnsi="Arial" w:cs="Arial"/>
          <w:color w:val="212121"/>
          <w:sz w:val="20"/>
          <w:szCs w:val="20"/>
          <w:lang w:eastAsia="en-GB"/>
        </w:rPr>
        <w:t>s</w:t>
      </w:r>
      <w:r w:rsidRPr="003B2415">
        <w:rPr>
          <w:rFonts w:ascii="Arial" w:eastAsia="Times New Roman" w:hAnsi="Arial" w:cs="Arial"/>
          <w:color w:val="212121"/>
          <w:sz w:val="20"/>
          <w:szCs w:val="20"/>
          <w:lang w:eastAsia="en-GB"/>
        </w:rPr>
        <w:t xml:space="preserve"> </w:t>
      </w:r>
      <w:r w:rsidR="000F3FCC" w:rsidRPr="003B2415">
        <w:rPr>
          <w:rFonts w:ascii="Arial" w:eastAsia="Times New Roman" w:hAnsi="Arial" w:cs="Arial"/>
          <w:color w:val="212121"/>
          <w:sz w:val="20"/>
          <w:szCs w:val="20"/>
          <w:lang w:eastAsia="en-GB"/>
        </w:rPr>
        <w:t>2&amp;3</w:t>
      </w:r>
      <w:r w:rsidRPr="003B2415">
        <w:rPr>
          <w:rFonts w:ascii="Arial" w:eastAsia="Times New Roman" w:hAnsi="Arial" w:cs="Arial"/>
          <w:color w:val="212121"/>
          <w:sz w:val="20"/>
          <w:szCs w:val="20"/>
          <w:lang w:eastAsia="en-GB"/>
        </w:rPr>
        <w:t xml:space="preserve">. Additional interaction across research sites will occur through lab meetings, which are hybrid in both the Nassar and </w:t>
      </w:r>
      <w:r w:rsidR="008678B5">
        <w:rPr>
          <w:rFonts w:ascii="Arial" w:eastAsia="Times New Roman" w:hAnsi="Arial" w:cs="Arial"/>
          <w:color w:val="212121"/>
          <w:sz w:val="20"/>
          <w:szCs w:val="20"/>
          <w:lang w:eastAsia="en-GB"/>
        </w:rPr>
        <w:t>Ullsperger labs</w:t>
      </w:r>
      <w:r w:rsidRPr="00065F3D">
        <w:rPr>
          <w:rFonts w:ascii="Arial" w:eastAsia="Times New Roman" w:hAnsi="Arial" w:cs="Arial"/>
          <w:color w:val="212121"/>
          <w:sz w:val="20"/>
          <w:szCs w:val="20"/>
          <w:lang w:eastAsia="en-GB"/>
        </w:rPr>
        <w:t>.</w:t>
      </w:r>
      <w:r w:rsidRPr="003B2415">
        <w:rPr>
          <w:rFonts w:ascii="Arial" w:eastAsia="Times New Roman" w:hAnsi="Arial" w:cs="Arial"/>
          <w:color w:val="212121"/>
          <w:sz w:val="20"/>
          <w:szCs w:val="20"/>
          <w:lang w:eastAsia="en-GB"/>
        </w:rPr>
        <w:t xml:space="preserve"> Indeed, PI </w:t>
      </w:r>
      <w:r w:rsidR="004C1317" w:rsidRPr="003B2415">
        <w:rPr>
          <w:rFonts w:ascii="Arial" w:eastAsia="Times New Roman" w:hAnsi="Arial" w:cs="Arial"/>
          <w:color w:val="212121"/>
          <w:sz w:val="20"/>
          <w:szCs w:val="20"/>
          <w:lang w:eastAsia="en-GB"/>
        </w:rPr>
        <w:t>Kirschner recently spent a summer visiting the Nassar lab at Brown, and both PI Kirschner and Dr. Hummos frequently attend Nassar lab meetings</w:t>
      </w:r>
      <w:r w:rsidRPr="003B2415">
        <w:rPr>
          <w:rFonts w:ascii="Arial" w:eastAsia="Times New Roman" w:hAnsi="Arial" w:cs="Arial"/>
          <w:color w:val="212121"/>
          <w:sz w:val="20"/>
          <w:szCs w:val="20"/>
          <w:lang w:eastAsia="en-GB"/>
        </w:rPr>
        <w:t xml:space="preserve">, and we anticipate a healthy two-way exchange of ideas through lab meetings over the course of the award, with all research personnel on both sides of the Atlantic invited to participate in lab meeting discussions of relevant data. PI Nassar </w:t>
      </w:r>
      <w:r w:rsidR="004C1317" w:rsidRPr="003B2415">
        <w:rPr>
          <w:rFonts w:ascii="Arial" w:eastAsia="Times New Roman" w:hAnsi="Arial" w:cs="Arial"/>
          <w:color w:val="212121"/>
          <w:sz w:val="20"/>
          <w:szCs w:val="20"/>
          <w:lang w:eastAsia="en-GB"/>
        </w:rPr>
        <w:t>and Dr. Hummos will lead</w:t>
      </w:r>
      <w:r w:rsidRPr="003B2415">
        <w:rPr>
          <w:rFonts w:ascii="Arial" w:eastAsia="Times New Roman" w:hAnsi="Arial" w:cs="Arial"/>
          <w:color w:val="212121"/>
          <w:sz w:val="20"/>
          <w:szCs w:val="20"/>
          <w:lang w:eastAsia="en-GB"/>
        </w:rPr>
        <w:t xml:space="preserve"> the development of th</w:t>
      </w:r>
      <w:r w:rsidR="004C1317" w:rsidRPr="003B2415">
        <w:rPr>
          <w:rFonts w:ascii="Arial" w:eastAsia="Times New Roman" w:hAnsi="Arial" w:cs="Arial"/>
          <w:color w:val="212121"/>
          <w:sz w:val="20"/>
          <w:szCs w:val="20"/>
          <w:lang w:eastAsia="en-GB"/>
        </w:rPr>
        <w:t xml:space="preserve">e RNN model set, and PI Nassar will oversee development of cognitive models that will be fit to the RNN and human subject behavior in order to interpret their functional computations. PIs Kirschner and Ullsperger will oversee data collection and model-agnostic analyses of human participant behavior for Aims 2&amp;3. Given that </w:t>
      </w:r>
      <w:r w:rsidR="00984371" w:rsidRPr="003B2415">
        <w:rPr>
          <w:rFonts w:ascii="Arial" w:eastAsia="Times New Roman" w:hAnsi="Arial" w:cs="Arial"/>
          <w:color w:val="212121"/>
          <w:sz w:val="20"/>
          <w:szCs w:val="20"/>
          <w:lang w:eastAsia="en-GB"/>
        </w:rPr>
        <w:t>all</w:t>
      </w:r>
      <w:r w:rsidR="004C1317" w:rsidRPr="003B2415">
        <w:rPr>
          <w:rFonts w:ascii="Arial" w:eastAsia="Times New Roman" w:hAnsi="Arial" w:cs="Arial"/>
          <w:color w:val="212121"/>
          <w:sz w:val="20"/>
          <w:szCs w:val="20"/>
          <w:lang w:eastAsia="en-GB"/>
        </w:rPr>
        <w:t xml:space="preserve"> Aims require tight integration of </w:t>
      </w:r>
      <w:r w:rsidR="00984371" w:rsidRPr="003B2415">
        <w:rPr>
          <w:rFonts w:ascii="Arial" w:eastAsia="Times New Roman" w:hAnsi="Arial" w:cs="Arial"/>
          <w:color w:val="212121"/>
          <w:sz w:val="20"/>
          <w:szCs w:val="20"/>
          <w:lang w:eastAsia="en-GB"/>
        </w:rPr>
        <w:t>model and empirical data, interpretation of our results and eventual preparation of manuscripts will be done through close collaboration across the research locations,</w:t>
      </w:r>
      <w:r w:rsidRPr="003B2415">
        <w:rPr>
          <w:rFonts w:ascii="Arial" w:eastAsia="Times New Roman" w:hAnsi="Arial" w:cs="Arial"/>
          <w:color w:val="212121"/>
          <w:sz w:val="20"/>
          <w:szCs w:val="20"/>
          <w:lang w:eastAsia="en-GB"/>
        </w:rPr>
        <w:t xml:space="preserve"> through regular and </w:t>
      </w:r>
      <w:r w:rsidRPr="003B2415">
        <w:rPr>
          <w:rFonts w:ascii="Arial" w:eastAsia="Times New Roman" w:hAnsi="Arial" w:cs="Arial"/>
          <w:i/>
          <w:iCs/>
          <w:color w:val="212121"/>
          <w:sz w:val="20"/>
          <w:szCs w:val="20"/>
          <w:lang w:eastAsia="en-GB"/>
        </w:rPr>
        <w:t>ad hoc</w:t>
      </w:r>
      <w:r w:rsidRPr="003B2415">
        <w:rPr>
          <w:rFonts w:ascii="Arial" w:eastAsia="Times New Roman" w:hAnsi="Arial" w:cs="Arial"/>
          <w:color w:val="212121"/>
          <w:sz w:val="20"/>
          <w:szCs w:val="20"/>
          <w:lang w:eastAsia="en-GB"/>
        </w:rPr>
        <w:t xml:space="preserve"> meetings, both online and face-to-face. We anticipate biannual face-to-face meetings </w:t>
      </w:r>
      <w:r w:rsidR="00984371" w:rsidRPr="003B2415">
        <w:rPr>
          <w:rFonts w:ascii="Arial" w:eastAsia="Times New Roman" w:hAnsi="Arial" w:cs="Arial"/>
          <w:color w:val="212121"/>
          <w:sz w:val="20"/>
          <w:szCs w:val="20"/>
          <w:lang w:eastAsia="en-GB"/>
        </w:rPr>
        <w:t>that include all personnel to</w:t>
      </w:r>
      <w:r w:rsidRPr="003B2415">
        <w:rPr>
          <w:rFonts w:ascii="Arial" w:eastAsia="Times New Roman" w:hAnsi="Arial" w:cs="Arial"/>
          <w:color w:val="212121"/>
          <w:sz w:val="20"/>
          <w:szCs w:val="20"/>
          <w:lang w:eastAsia="en-GB"/>
        </w:rPr>
        <w:t xml:space="preserve"> facilitate individual training and attainment of a wide skillset across the team.</w:t>
      </w:r>
    </w:p>
    <w:p w14:paraId="33983D60" w14:textId="77777777" w:rsidR="00FE7DE3" w:rsidRPr="003B2415" w:rsidRDefault="00FE7DE3" w:rsidP="00C6105B">
      <w:pPr>
        <w:spacing w:line="240" w:lineRule="exact"/>
        <w:jc w:val="both"/>
        <w:rPr>
          <w:rFonts w:ascii="Arial" w:eastAsia="Times New Roman" w:hAnsi="Arial" w:cs="Arial"/>
          <w:color w:val="212121"/>
          <w:sz w:val="20"/>
          <w:szCs w:val="20"/>
          <w:lang w:eastAsia="en-GB"/>
        </w:rPr>
      </w:pPr>
    </w:p>
    <w:p w14:paraId="727769C2" w14:textId="77777777" w:rsidR="00FE7DE3" w:rsidRPr="003B2415" w:rsidRDefault="00FE7DE3" w:rsidP="00C6105B">
      <w:pPr>
        <w:spacing w:line="240" w:lineRule="exact"/>
        <w:jc w:val="both"/>
        <w:rPr>
          <w:rFonts w:ascii="Arial" w:eastAsia="Times New Roman" w:hAnsi="Arial" w:cs="Arial"/>
          <w:i/>
          <w:iCs/>
          <w:color w:val="212121"/>
          <w:sz w:val="20"/>
          <w:szCs w:val="20"/>
          <w:lang w:eastAsia="en-GB"/>
        </w:rPr>
      </w:pPr>
      <w:r w:rsidRPr="003B2415">
        <w:rPr>
          <w:rFonts w:ascii="Arial" w:eastAsia="Times New Roman" w:hAnsi="Arial" w:cs="Arial"/>
          <w:i/>
          <w:iCs/>
          <w:color w:val="212121"/>
          <w:sz w:val="20"/>
          <w:szCs w:val="20"/>
          <w:lang w:eastAsia="en-GB"/>
        </w:rPr>
        <w:t xml:space="preserve">Coordination mechanisms enabling cross-organizational and cross-disciplinary scientific integration. </w:t>
      </w:r>
    </w:p>
    <w:p w14:paraId="6A21282B" w14:textId="77777777" w:rsidR="00FE7DE3" w:rsidRPr="003B2415" w:rsidRDefault="00FE7DE3" w:rsidP="00C6105B">
      <w:pPr>
        <w:spacing w:line="240" w:lineRule="exact"/>
        <w:jc w:val="both"/>
        <w:rPr>
          <w:rFonts w:ascii="Arial" w:eastAsia="Times New Roman" w:hAnsi="Arial" w:cs="Arial"/>
          <w:color w:val="212121"/>
          <w:sz w:val="20"/>
          <w:szCs w:val="20"/>
          <w:lang w:eastAsia="en-GB"/>
        </w:rPr>
      </w:pPr>
    </w:p>
    <w:p w14:paraId="150EDAA8" w14:textId="0A9C6699" w:rsidR="00FE7DE3" w:rsidRPr="003B2415" w:rsidRDefault="00FE7DE3" w:rsidP="00C6105B">
      <w:pPr>
        <w:spacing w:line="240" w:lineRule="exact"/>
        <w:jc w:val="both"/>
        <w:rPr>
          <w:rFonts w:ascii="Arial" w:eastAsia="Times New Roman" w:hAnsi="Arial" w:cs="Arial"/>
          <w:color w:val="212121"/>
          <w:sz w:val="20"/>
          <w:szCs w:val="20"/>
          <w:lang w:eastAsia="en-GB"/>
        </w:rPr>
      </w:pPr>
      <w:r w:rsidRPr="003B2415">
        <w:rPr>
          <w:rFonts w:ascii="Arial" w:eastAsia="Times New Roman" w:hAnsi="Arial" w:cs="Arial"/>
          <w:color w:val="212121"/>
          <w:sz w:val="20"/>
          <w:szCs w:val="20"/>
          <w:lang w:eastAsia="en-GB"/>
        </w:rPr>
        <w:lastRenderedPageBreak/>
        <w:t xml:space="preserve">Cross-disciplinary integration will occur in several ways. As described above, hybrid lab meetings with either computational (Nassar lab) or </w:t>
      </w:r>
      <w:r w:rsidR="00984371" w:rsidRPr="003B2415">
        <w:rPr>
          <w:rFonts w:ascii="Arial" w:eastAsia="Times New Roman" w:hAnsi="Arial" w:cs="Arial"/>
          <w:color w:val="212121"/>
          <w:sz w:val="20"/>
          <w:szCs w:val="20"/>
          <w:lang w:eastAsia="en-GB"/>
        </w:rPr>
        <w:t>empirical</w:t>
      </w:r>
      <w:r w:rsidRPr="003B2415">
        <w:rPr>
          <w:rFonts w:ascii="Arial" w:eastAsia="Times New Roman" w:hAnsi="Arial" w:cs="Arial"/>
          <w:color w:val="212121"/>
          <w:sz w:val="20"/>
          <w:szCs w:val="20"/>
          <w:lang w:eastAsia="en-GB"/>
        </w:rPr>
        <w:t xml:space="preserve"> (</w:t>
      </w:r>
      <w:r w:rsidR="00984371" w:rsidRPr="003B2415">
        <w:rPr>
          <w:rFonts w:ascii="Arial" w:eastAsia="Times New Roman" w:hAnsi="Arial" w:cs="Arial"/>
          <w:color w:val="212121"/>
          <w:sz w:val="20"/>
          <w:szCs w:val="20"/>
          <w:lang w:eastAsia="en-GB"/>
        </w:rPr>
        <w:t>Ullsperger</w:t>
      </w:r>
      <w:r w:rsidRPr="003B2415">
        <w:rPr>
          <w:rFonts w:ascii="Arial" w:eastAsia="Times New Roman" w:hAnsi="Arial" w:cs="Arial"/>
          <w:color w:val="212121"/>
          <w:sz w:val="20"/>
          <w:szCs w:val="20"/>
          <w:lang w:eastAsia="en-GB"/>
        </w:rPr>
        <w:t xml:space="preserve"> Lab) emphasis will broaden the training of research staff and allow them to see the project from different perspectives. Monthly virtual project meetings, which will include </w:t>
      </w:r>
      <w:r w:rsidR="00984371" w:rsidRPr="003B2415">
        <w:rPr>
          <w:rFonts w:ascii="Arial" w:eastAsia="Times New Roman" w:hAnsi="Arial" w:cs="Arial"/>
          <w:color w:val="212121"/>
          <w:sz w:val="20"/>
          <w:szCs w:val="20"/>
          <w:lang w:eastAsia="en-GB"/>
        </w:rPr>
        <w:t>Dr. Hummos</w:t>
      </w:r>
      <w:r w:rsidRPr="003B2415">
        <w:rPr>
          <w:rFonts w:ascii="Arial" w:eastAsia="Times New Roman" w:hAnsi="Arial" w:cs="Arial"/>
          <w:color w:val="212121"/>
          <w:sz w:val="20"/>
          <w:szCs w:val="20"/>
          <w:lang w:eastAsia="en-GB"/>
        </w:rPr>
        <w:t xml:space="preserve">, will provide an additional channel for crosstalk across disciplines and labs. We also anticipate that graduate students from the </w:t>
      </w:r>
      <w:r w:rsidR="00984371" w:rsidRPr="003B2415">
        <w:rPr>
          <w:rFonts w:ascii="Arial" w:eastAsia="Times New Roman" w:hAnsi="Arial" w:cs="Arial"/>
          <w:color w:val="212121"/>
          <w:sz w:val="20"/>
          <w:szCs w:val="20"/>
          <w:lang w:eastAsia="en-GB"/>
        </w:rPr>
        <w:t>Magdeburg</w:t>
      </w:r>
      <w:r w:rsidRPr="003B2415">
        <w:rPr>
          <w:rFonts w:ascii="Arial" w:eastAsia="Times New Roman" w:hAnsi="Arial" w:cs="Arial"/>
          <w:color w:val="212121"/>
          <w:sz w:val="20"/>
          <w:szCs w:val="20"/>
          <w:lang w:eastAsia="en-GB"/>
        </w:rPr>
        <w:t xml:space="preserve"> group will spend time in the US to learn computational modeling from PI Nassar and </w:t>
      </w:r>
      <w:r w:rsidR="00984371" w:rsidRPr="003B2415">
        <w:rPr>
          <w:rFonts w:ascii="Arial" w:eastAsia="Times New Roman" w:hAnsi="Arial" w:cs="Arial"/>
          <w:color w:val="212121"/>
          <w:sz w:val="20"/>
          <w:szCs w:val="20"/>
          <w:lang w:eastAsia="en-GB"/>
        </w:rPr>
        <w:t>Dr. Hummos</w:t>
      </w:r>
      <w:r w:rsidRPr="003B2415">
        <w:rPr>
          <w:rFonts w:ascii="Arial" w:eastAsia="Times New Roman" w:hAnsi="Arial" w:cs="Arial"/>
          <w:color w:val="212121"/>
          <w:sz w:val="20"/>
          <w:szCs w:val="20"/>
          <w:lang w:eastAsia="en-GB"/>
        </w:rPr>
        <w:t xml:space="preserve">. </w:t>
      </w:r>
    </w:p>
    <w:p w14:paraId="75E71B1F" w14:textId="77777777" w:rsidR="00FE7DE3" w:rsidRPr="003B2415" w:rsidRDefault="00FE7DE3" w:rsidP="00C6105B">
      <w:pPr>
        <w:spacing w:line="240" w:lineRule="exact"/>
        <w:jc w:val="both"/>
        <w:rPr>
          <w:rFonts w:ascii="Arial" w:eastAsia="Times New Roman" w:hAnsi="Arial" w:cs="Arial"/>
          <w:color w:val="212121"/>
          <w:sz w:val="20"/>
          <w:szCs w:val="20"/>
          <w:lang w:eastAsia="en-GB"/>
        </w:rPr>
      </w:pPr>
    </w:p>
    <w:p w14:paraId="3E086807" w14:textId="62551029" w:rsidR="00FE7DE3" w:rsidRPr="003B2415" w:rsidRDefault="00FE7DE3" w:rsidP="00C6105B">
      <w:pPr>
        <w:spacing w:line="240" w:lineRule="exact"/>
        <w:jc w:val="both"/>
        <w:rPr>
          <w:rFonts w:ascii="Arial" w:eastAsia="Times New Roman" w:hAnsi="Arial" w:cs="Arial"/>
          <w:color w:val="212121"/>
          <w:sz w:val="20"/>
          <w:szCs w:val="20"/>
          <w:lang w:eastAsia="en-GB"/>
        </w:rPr>
      </w:pPr>
      <w:r w:rsidRPr="003B2415">
        <w:rPr>
          <w:rFonts w:ascii="Arial" w:eastAsia="Times New Roman" w:hAnsi="Arial" w:cs="Arial"/>
          <w:color w:val="212121"/>
          <w:sz w:val="20"/>
          <w:szCs w:val="20"/>
          <w:lang w:eastAsia="en-GB"/>
        </w:rPr>
        <w:t>Practical tools for data sharing will include GitHub for code and Google Drive for data and text (following all protocols for data sharing and protection of subjects described in the data management plan). Coordination of publications will occur through Google Docs or Overleaf, depending on the preferences of the first author.</w:t>
      </w:r>
    </w:p>
    <w:p w14:paraId="74874B27" w14:textId="77777777" w:rsidR="00A559B9" w:rsidRPr="003B2415" w:rsidRDefault="00A559B9" w:rsidP="00C6105B">
      <w:pPr>
        <w:spacing w:line="240" w:lineRule="exact"/>
        <w:jc w:val="both"/>
        <w:rPr>
          <w:rFonts w:ascii="Arial" w:eastAsia="Times New Roman" w:hAnsi="Arial" w:cs="Arial"/>
          <w:color w:val="212121"/>
          <w:sz w:val="20"/>
          <w:szCs w:val="20"/>
          <w:lang w:eastAsia="en-GB"/>
        </w:rPr>
      </w:pPr>
    </w:p>
    <w:p w14:paraId="74ED7FF1" w14:textId="4424908C" w:rsidR="00FE7DE3" w:rsidRPr="003B2415" w:rsidRDefault="00FE7DE3" w:rsidP="00C6105B">
      <w:pPr>
        <w:spacing w:line="240" w:lineRule="exact"/>
        <w:jc w:val="both"/>
        <w:rPr>
          <w:rFonts w:ascii="Arial" w:eastAsia="Times New Roman" w:hAnsi="Arial" w:cs="Arial"/>
          <w:i/>
          <w:iCs/>
          <w:color w:val="212121"/>
          <w:sz w:val="20"/>
          <w:szCs w:val="20"/>
          <w:highlight w:val="yellow"/>
          <w:lang w:eastAsia="en-GB"/>
        </w:rPr>
      </w:pPr>
    </w:p>
    <w:tbl>
      <w:tblPr>
        <w:tblStyle w:val="TableGrid"/>
        <w:tblW w:w="8982" w:type="dxa"/>
        <w:jc w:val="center"/>
        <w:tblLayout w:type="fixed"/>
        <w:tblLook w:val="06A0" w:firstRow="1" w:lastRow="0" w:firstColumn="1" w:lastColumn="0" w:noHBand="1" w:noVBand="1"/>
      </w:tblPr>
      <w:tblGrid>
        <w:gridCol w:w="612"/>
        <w:gridCol w:w="149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48510C" w:rsidRPr="003B2415" w14:paraId="607BA37E" w14:textId="77777777" w:rsidTr="000F0829">
        <w:trPr>
          <w:trHeight w:val="300"/>
          <w:jc w:val="center"/>
        </w:trPr>
        <w:tc>
          <w:tcPr>
            <w:tcW w:w="2102" w:type="dxa"/>
            <w:gridSpan w:val="2"/>
            <w:vMerge w:val="restart"/>
            <w:tcBorders>
              <w:top w:val="single" w:sz="8" w:space="0" w:color="auto"/>
              <w:left w:val="single" w:sz="8" w:space="0" w:color="auto"/>
              <w:right w:val="single" w:sz="8" w:space="0" w:color="auto"/>
            </w:tcBorders>
            <w:shd w:val="clear" w:color="auto" w:fill="ADADAD"/>
            <w:tcMar>
              <w:left w:w="108" w:type="dxa"/>
              <w:right w:w="108" w:type="dxa"/>
            </w:tcMar>
            <w:vAlign w:val="center"/>
          </w:tcPr>
          <w:p w14:paraId="7BAE3470" w14:textId="1A7AEC28" w:rsidR="002F72DB" w:rsidRPr="003B2415" w:rsidRDefault="002F72DB" w:rsidP="7AD80758">
            <w:pPr>
              <w:jc w:val="center"/>
            </w:pPr>
            <w:r w:rsidRPr="003B2415">
              <w:rPr>
                <w:rFonts w:ascii="Arial" w:eastAsia="Arial" w:hAnsi="Arial" w:cs="Arial"/>
                <w:color w:val="000000" w:themeColor="text1"/>
                <w:sz w:val="16"/>
                <w:szCs w:val="16"/>
              </w:rPr>
              <w:t>Aim / Task</w:t>
            </w:r>
          </w:p>
        </w:tc>
        <w:tc>
          <w:tcPr>
            <w:tcW w:w="1376" w:type="dxa"/>
            <w:gridSpan w:val="4"/>
            <w:tcBorders>
              <w:top w:val="single" w:sz="8" w:space="0" w:color="auto"/>
              <w:left w:val="nil"/>
              <w:bottom w:val="single" w:sz="8" w:space="0" w:color="auto"/>
              <w:right w:val="single" w:sz="8" w:space="0" w:color="auto"/>
            </w:tcBorders>
            <w:shd w:val="clear" w:color="auto" w:fill="ADADAD"/>
            <w:tcMar>
              <w:left w:w="108" w:type="dxa"/>
              <w:right w:w="108" w:type="dxa"/>
            </w:tcMar>
          </w:tcPr>
          <w:p w14:paraId="49024400" w14:textId="1A97315A" w:rsidR="002F72DB" w:rsidRPr="003B2415" w:rsidRDefault="002F72DB" w:rsidP="7AD80758">
            <w:pPr>
              <w:jc w:val="center"/>
            </w:pPr>
            <w:r w:rsidRPr="003B2415">
              <w:rPr>
                <w:rFonts w:ascii="Arial" w:eastAsia="Arial" w:hAnsi="Arial" w:cs="Arial"/>
                <w:color w:val="000000" w:themeColor="text1"/>
                <w:sz w:val="16"/>
                <w:szCs w:val="16"/>
              </w:rPr>
              <w:t>Year 1</w:t>
            </w:r>
          </w:p>
        </w:tc>
        <w:tc>
          <w:tcPr>
            <w:tcW w:w="1376" w:type="dxa"/>
            <w:gridSpan w:val="4"/>
            <w:tcBorders>
              <w:top w:val="single" w:sz="8" w:space="0" w:color="auto"/>
              <w:left w:val="nil"/>
              <w:bottom w:val="single" w:sz="8" w:space="0" w:color="auto"/>
              <w:right w:val="single" w:sz="8" w:space="0" w:color="auto"/>
            </w:tcBorders>
            <w:shd w:val="clear" w:color="auto" w:fill="ADADAD"/>
            <w:tcMar>
              <w:left w:w="108" w:type="dxa"/>
              <w:right w:w="108" w:type="dxa"/>
            </w:tcMar>
          </w:tcPr>
          <w:p w14:paraId="0E14F23B" w14:textId="6864F69A" w:rsidR="002F72DB" w:rsidRPr="003B2415" w:rsidRDefault="002F72DB" w:rsidP="7AD80758">
            <w:pPr>
              <w:jc w:val="center"/>
            </w:pPr>
            <w:r w:rsidRPr="003B2415">
              <w:rPr>
                <w:rFonts w:ascii="Arial" w:eastAsia="Arial" w:hAnsi="Arial" w:cs="Arial"/>
                <w:color w:val="000000" w:themeColor="text1"/>
                <w:sz w:val="16"/>
                <w:szCs w:val="16"/>
              </w:rPr>
              <w:t>Year 2</w:t>
            </w:r>
          </w:p>
        </w:tc>
        <w:tc>
          <w:tcPr>
            <w:tcW w:w="1376" w:type="dxa"/>
            <w:gridSpan w:val="4"/>
            <w:tcBorders>
              <w:top w:val="single" w:sz="8" w:space="0" w:color="auto"/>
              <w:left w:val="nil"/>
              <w:bottom w:val="single" w:sz="8" w:space="0" w:color="auto"/>
              <w:right w:val="single" w:sz="8" w:space="0" w:color="auto"/>
            </w:tcBorders>
            <w:shd w:val="clear" w:color="auto" w:fill="ADADAD"/>
            <w:tcMar>
              <w:left w:w="108" w:type="dxa"/>
              <w:right w:w="108" w:type="dxa"/>
            </w:tcMar>
          </w:tcPr>
          <w:p w14:paraId="0265C83C" w14:textId="4110B4C7" w:rsidR="002F72DB" w:rsidRPr="003B2415" w:rsidRDefault="002F72DB" w:rsidP="7AD80758">
            <w:pPr>
              <w:jc w:val="center"/>
            </w:pPr>
            <w:r w:rsidRPr="003B2415">
              <w:rPr>
                <w:rFonts w:ascii="Arial" w:eastAsia="Arial" w:hAnsi="Arial" w:cs="Arial"/>
                <w:color w:val="000000" w:themeColor="text1"/>
                <w:sz w:val="16"/>
                <w:szCs w:val="16"/>
              </w:rPr>
              <w:t>Year 3</w:t>
            </w:r>
          </w:p>
        </w:tc>
        <w:tc>
          <w:tcPr>
            <w:tcW w:w="1376" w:type="dxa"/>
            <w:gridSpan w:val="4"/>
            <w:tcBorders>
              <w:top w:val="single" w:sz="8" w:space="0" w:color="auto"/>
              <w:left w:val="nil"/>
              <w:bottom w:val="single" w:sz="8" w:space="0" w:color="auto"/>
              <w:right w:val="single" w:sz="8" w:space="0" w:color="auto"/>
            </w:tcBorders>
            <w:shd w:val="clear" w:color="auto" w:fill="ADADAD"/>
            <w:tcMar>
              <w:left w:w="108" w:type="dxa"/>
              <w:right w:w="108" w:type="dxa"/>
            </w:tcMar>
          </w:tcPr>
          <w:p w14:paraId="6840D01A" w14:textId="7CF7E7A6" w:rsidR="002F72DB" w:rsidRPr="003B2415" w:rsidRDefault="002F72DB" w:rsidP="7AD80758">
            <w:pPr>
              <w:jc w:val="center"/>
            </w:pPr>
            <w:r w:rsidRPr="003B2415">
              <w:rPr>
                <w:rFonts w:ascii="Arial" w:eastAsia="Arial" w:hAnsi="Arial" w:cs="Arial"/>
                <w:color w:val="000000" w:themeColor="text1"/>
                <w:sz w:val="16"/>
                <w:szCs w:val="16"/>
              </w:rPr>
              <w:t>Year 4</w:t>
            </w:r>
          </w:p>
        </w:tc>
        <w:tc>
          <w:tcPr>
            <w:tcW w:w="1376" w:type="dxa"/>
            <w:gridSpan w:val="4"/>
            <w:tcBorders>
              <w:top w:val="single" w:sz="8" w:space="0" w:color="auto"/>
              <w:left w:val="nil"/>
              <w:bottom w:val="single" w:sz="8" w:space="0" w:color="auto"/>
              <w:right w:val="single" w:sz="8" w:space="0" w:color="auto"/>
            </w:tcBorders>
            <w:shd w:val="clear" w:color="auto" w:fill="ADADAD"/>
            <w:tcMar>
              <w:left w:w="108" w:type="dxa"/>
              <w:right w:w="108" w:type="dxa"/>
            </w:tcMar>
          </w:tcPr>
          <w:p w14:paraId="7D6896C8" w14:textId="0D35F5DB" w:rsidR="002F72DB" w:rsidRPr="003B2415" w:rsidRDefault="002F72DB" w:rsidP="7AD80758">
            <w:pPr>
              <w:jc w:val="center"/>
            </w:pPr>
            <w:r w:rsidRPr="003B2415">
              <w:rPr>
                <w:rFonts w:ascii="Arial" w:eastAsia="Arial" w:hAnsi="Arial" w:cs="Arial"/>
                <w:color w:val="000000" w:themeColor="text1"/>
                <w:sz w:val="16"/>
                <w:szCs w:val="16"/>
              </w:rPr>
              <w:t>Year 5</w:t>
            </w:r>
          </w:p>
        </w:tc>
      </w:tr>
      <w:tr w:rsidR="007F4519" w:rsidRPr="003B2415" w14:paraId="44316DF5" w14:textId="77777777" w:rsidTr="000F0829">
        <w:trPr>
          <w:trHeight w:val="300"/>
          <w:jc w:val="center"/>
        </w:trPr>
        <w:tc>
          <w:tcPr>
            <w:tcW w:w="2102" w:type="dxa"/>
            <w:gridSpan w:val="2"/>
            <w:vMerge/>
            <w:tcBorders>
              <w:left w:val="single" w:sz="8" w:space="0" w:color="auto"/>
              <w:right w:val="single" w:sz="8" w:space="0" w:color="auto"/>
            </w:tcBorders>
            <w:vAlign w:val="center"/>
          </w:tcPr>
          <w:p w14:paraId="15710139" w14:textId="77777777" w:rsidR="002F72DB" w:rsidRPr="003B2415" w:rsidRDefault="002F72DB"/>
        </w:tc>
        <w:tc>
          <w:tcPr>
            <w:tcW w:w="344" w:type="dxa"/>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tcPr>
          <w:p w14:paraId="5C57CACC" w14:textId="2400452F"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Q1</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03D68A3E" w14:textId="693B219C"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Q2</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2300D7C8" w14:textId="0E2CFBE8"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Q3</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126DC70C" w14:textId="0E14C835"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Q4</w:t>
            </w:r>
          </w:p>
        </w:tc>
        <w:tc>
          <w:tcPr>
            <w:tcW w:w="344" w:type="dxa"/>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tcPr>
          <w:p w14:paraId="73685055" w14:textId="763D6F16"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Q1</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4BE9932A" w14:textId="28FBE7A6"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Q2</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61118F06" w14:textId="7B34369D"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Q3</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7E0F6F98" w14:textId="0C64AE29"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Q4</w:t>
            </w:r>
          </w:p>
        </w:tc>
        <w:tc>
          <w:tcPr>
            <w:tcW w:w="344" w:type="dxa"/>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tcPr>
          <w:p w14:paraId="7AC9A17C" w14:textId="334EDDF1"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Q1</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2A80A18D" w14:textId="056FCB5F"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Q2</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244A44B8" w14:textId="5C59611E"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Q3</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674AA6BA" w14:textId="366DA60C"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Q4</w:t>
            </w:r>
          </w:p>
        </w:tc>
        <w:tc>
          <w:tcPr>
            <w:tcW w:w="344" w:type="dxa"/>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tcPr>
          <w:p w14:paraId="697FEB6E" w14:textId="28DD012D"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Q1</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676753B4" w14:textId="1592943E"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Q2</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5F19B414" w14:textId="0F2B2B1A"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Q3</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4F73743A" w14:textId="65CA23F4"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Q4</w:t>
            </w:r>
          </w:p>
        </w:tc>
        <w:tc>
          <w:tcPr>
            <w:tcW w:w="344" w:type="dxa"/>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tcPr>
          <w:p w14:paraId="4BF0E1DE" w14:textId="29BAB652"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Q1</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5F5B5588" w14:textId="417CAE85"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Q2</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21383C66" w14:textId="169CC7C6"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Q3</w:t>
            </w:r>
          </w:p>
        </w:tc>
        <w:tc>
          <w:tcPr>
            <w:tcW w:w="344" w:type="dxa"/>
            <w:tcBorders>
              <w:top w:val="nil"/>
              <w:left w:val="single" w:sz="8" w:space="0" w:color="auto"/>
              <w:bottom w:val="single" w:sz="8" w:space="0" w:color="auto"/>
              <w:right w:val="single" w:sz="8" w:space="0" w:color="auto"/>
            </w:tcBorders>
            <w:shd w:val="clear" w:color="auto" w:fill="ADADAD"/>
            <w:tcMar>
              <w:left w:w="108" w:type="dxa"/>
              <w:right w:w="108" w:type="dxa"/>
            </w:tcMar>
          </w:tcPr>
          <w:p w14:paraId="0528AACC" w14:textId="551394D7" w:rsidR="002F72DB" w:rsidRPr="006A0173" w:rsidRDefault="002F72DB" w:rsidP="006A0173">
            <w:pPr>
              <w:jc w:val="right"/>
              <w:rPr>
                <w:rFonts w:ascii="Arial" w:eastAsia="Arial" w:hAnsi="Arial" w:cs="Arial"/>
                <w:color w:val="000000" w:themeColor="text1"/>
                <w:sz w:val="12"/>
                <w:szCs w:val="12"/>
              </w:rPr>
            </w:pPr>
            <w:r w:rsidRPr="003B2415">
              <w:rPr>
                <w:rFonts w:ascii="Arial" w:eastAsia="Arial" w:hAnsi="Arial" w:cs="Arial"/>
                <w:color w:val="000000" w:themeColor="text1"/>
                <w:sz w:val="12"/>
                <w:szCs w:val="12"/>
              </w:rPr>
              <w:t>Q4</w:t>
            </w:r>
          </w:p>
        </w:tc>
      </w:tr>
      <w:tr w:rsidR="003B2415" w:rsidRPr="003B2415" w14:paraId="22C23BEE" w14:textId="77777777" w:rsidTr="000F0829">
        <w:trPr>
          <w:trHeight w:val="300"/>
          <w:jc w:val="center"/>
        </w:trPr>
        <w:tc>
          <w:tcPr>
            <w:tcW w:w="612" w:type="dxa"/>
            <w:vMerge w:val="restart"/>
            <w:tcBorders>
              <w:top w:val="nil"/>
              <w:left w:val="single" w:sz="8" w:space="0" w:color="auto"/>
              <w:right w:val="single" w:sz="8" w:space="0" w:color="auto"/>
            </w:tcBorders>
            <w:tcMar>
              <w:left w:w="108" w:type="dxa"/>
              <w:right w:w="108" w:type="dxa"/>
            </w:tcMar>
            <w:vAlign w:val="center"/>
          </w:tcPr>
          <w:p w14:paraId="08C0E156" w14:textId="09CD677C" w:rsidR="003C7889" w:rsidRPr="003B2415" w:rsidRDefault="003C7889" w:rsidP="7AD80758">
            <w:pPr>
              <w:jc w:val="center"/>
            </w:pPr>
            <w:r w:rsidRPr="003B2415">
              <w:rPr>
                <w:rFonts w:ascii="Arial" w:eastAsia="Arial" w:hAnsi="Arial" w:cs="Arial"/>
                <w:b/>
                <w:bCs/>
                <w:color w:val="47D458"/>
                <w:sz w:val="16"/>
                <w:szCs w:val="16"/>
              </w:rPr>
              <w:t>#1</w:t>
            </w:r>
          </w:p>
        </w:tc>
        <w:tc>
          <w:tcPr>
            <w:tcW w:w="1490" w:type="dxa"/>
            <w:tcBorders>
              <w:top w:val="nil"/>
              <w:left w:val="single" w:sz="8" w:space="0" w:color="auto"/>
              <w:bottom w:val="single" w:sz="8" w:space="0" w:color="auto"/>
              <w:right w:val="single" w:sz="8" w:space="0" w:color="auto"/>
            </w:tcBorders>
            <w:tcMar>
              <w:left w:w="108" w:type="dxa"/>
              <w:right w:w="108" w:type="dxa"/>
            </w:tcMar>
          </w:tcPr>
          <w:p w14:paraId="5D1BD75A" w14:textId="0B6286F5" w:rsidR="003C7889" w:rsidRPr="003B2415" w:rsidRDefault="003C7889" w:rsidP="7AD80758">
            <w:pPr>
              <w:jc w:val="both"/>
            </w:pPr>
            <w:r w:rsidRPr="003B2415">
              <w:rPr>
                <w:rFonts w:ascii="Arial" w:eastAsia="Arial" w:hAnsi="Arial" w:cs="Arial"/>
                <w:color w:val="000000" w:themeColor="text1"/>
                <w:sz w:val="12"/>
                <w:szCs w:val="12"/>
              </w:rPr>
              <w:t>Analysis</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80429F8" w14:textId="418544C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55F2975" w14:textId="2D4C2E8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206E06DE" w14:textId="3DA03D5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0648FBD5" w14:textId="55F03EC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4A2929C5" w14:textId="5EA9890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0051E058" w14:textId="27163FA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550480E" w14:textId="649A167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80D8EA5" w14:textId="0A0C2A3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C7BF3DF" w14:textId="6CE799C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B668855" w14:textId="0FD564F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1E06F17" w14:textId="6FC7E67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D0916A7" w14:textId="7A93E5F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53A15D6" w14:textId="231D0B2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FC2E415" w14:textId="343E0AF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8F61F39" w14:textId="29A2582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0ADC4E4" w14:textId="27E91B8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F797A1F" w14:textId="204ADBB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EC96F27" w14:textId="6F8DD7B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9E9ED3B" w14:textId="03734AB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6A2A66F" w14:textId="61B67BE2"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3B2415" w:rsidRPr="003B2415" w14:paraId="23FB36A1" w14:textId="77777777" w:rsidTr="000F0829">
        <w:trPr>
          <w:trHeight w:val="300"/>
          <w:jc w:val="center"/>
        </w:trPr>
        <w:tc>
          <w:tcPr>
            <w:tcW w:w="612" w:type="dxa"/>
            <w:vMerge/>
            <w:tcBorders>
              <w:left w:val="single" w:sz="8" w:space="0" w:color="auto"/>
              <w:right w:val="single" w:sz="8" w:space="0" w:color="auto"/>
            </w:tcBorders>
            <w:vAlign w:val="center"/>
          </w:tcPr>
          <w:p w14:paraId="753171B3"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78319F37" w14:textId="7F0BC180" w:rsidR="003C7889" w:rsidRPr="003B2415" w:rsidRDefault="003C7889" w:rsidP="7AD80758">
            <w:pPr>
              <w:jc w:val="both"/>
            </w:pPr>
            <w:r w:rsidRPr="003B2415">
              <w:rPr>
                <w:rFonts w:ascii="Arial" w:eastAsia="Arial" w:hAnsi="Arial" w:cs="Arial"/>
                <w:color w:val="000000" w:themeColor="text1"/>
                <w:sz w:val="12"/>
                <w:szCs w:val="12"/>
              </w:rPr>
              <w:t>Modeling</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41BA262C" w14:textId="68154EE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330773C5" w14:textId="737B124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099B075C" w14:textId="72B6F40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7ECA5958" w14:textId="3130497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51ACE0B7" w14:textId="3AA84F9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72E498A6" w14:textId="686343D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6C3A3E3" w14:textId="419261A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5EE2852" w14:textId="32AD598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E575424" w14:textId="07E3B3E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8A8950E" w14:textId="090CAA5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174BE3F" w14:textId="7479F4A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7EFDC74" w14:textId="6CAB2DA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BD37886" w14:textId="4D276E3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3A152FC" w14:textId="6116109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6086A8C" w14:textId="147556A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A10AE18" w14:textId="15DAD6C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591F0DC" w14:textId="4806A7B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DB4B880" w14:textId="62B54E4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7356361" w14:textId="7B1A7E2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A731BE6" w14:textId="3E5168E0"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480D38A0" w14:textId="77777777" w:rsidTr="000F0829">
        <w:trPr>
          <w:trHeight w:val="300"/>
          <w:jc w:val="center"/>
        </w:trPr>
        <w:tc>
          <w:tcPr>
            <w:tcW w:w="612" w:type="dxa"/>
            <w:vMerge/>
            <w:tcBorders>
              <w:left w:val="single" w:sz="8" w:space="0" w:color="auto"/>
              <w:right w:val="single" w:sz="8" w:space="0" w:color="auto"/>
            </w:tcBorders>
            <w:vAlign w:val="center"/>
          </w:tcPr>
          <w:p w14:paraId="48324298"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66473284" w14:textId="1855093A" w:rsidR="003C7889" w:rsidRPr="003B2415" w:rsidRDefault="003C7889" w:rsidP="7AD80758">
            <w:pPr>
              <w:jc w:val="both"/>
            </w:pPr>
            <w:r w:rsidRPr="003B2415">
              <w:rPr>
                <w:rFonts w:ascii="Arial" w:eastAsia="Arial" w:hAnsi="Arial" w:cs="Arial"/>
                <w:color w:val="000000" w:themeColor="text1"/>
                <w:sz w:val="12"/>
                <w:szCs w:val="12"/>
              </w:rPr>
              <w:t>Manuscript(s)</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56301D0" w14:textId="20719A6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E424BFD" w14:textId="1EC0382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59891B3" w14:textId="472AB3F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1D0E0DDF" w14:textId="2E456FA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1511D0C9" w14:textId="4C4FAE7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65EB4F03" w14:textId="182E706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30B9C3F5" w14:textId="6196DE2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7D459"/>
            <w:tcMar>
              <w:left w:w="108" w:type="dxa"/>
              <w:right w:w="108" w:type="dxa"/>
            </w:tcMar>
          </w:tcPr>
          <w:p w14:paraId="022BD06B" w14:textId="7B9BA1A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05780D0" w14:textId="538637D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1FEB482" w14:textId="172F3BF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BFBFC59" w14:textId="193B741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C11D4B9" w14:textId="5C9B01E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DA37BB8" w14:textId="066D34E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03A13F8" w14:textId="3A12119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2EEDE9B" w14:textId="32537CE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E7E3899" w14:textId="214F091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47EEDB0" w14:textId="1E8E78F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18FB777" w14:textId="16B4EAB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65139CC" w14:textId="1A16ADE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F9AFB7A" w14:textId="1F6D3B56"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48510C" w:rsidRPr="003B2415" w14:paraId="53BC6933" w14:textId="77777777" w:rsidTr="000F0829">
        <w:trPr>
          <w:trHeight w:val="300"/>
          <w:jc w:val="center"/>
        </w:trPr>
        <w:tc>
          <w:tcPr>
            <w:tcW w:w="612" w:type="dxa"/>
            <w:vMerge w:val="restart"/>
            <w:tcBorders>
              <w:top w:val="nil"/>
              <w:left w:val="single" w:sz="8" w:space="0" w:color="auto"/>
              <w:right w:val="single" w:sz="8" w:space="0" w:color="auto"/>
            </w:tcBorders>
            <w:tcMar>
              <w:left w:w="108" w:type="dxa"/>
              <w:right w:w="108" w:type="dxa"/>
            </w:tcMar>
            <w:vAlign w:val="center"/>
          </w:tcPr>
          <w:p w14:paraId="6F2C0B8E" w14:textId="5A8085EA" w:rsidR="003C7889" w:rsidRPr="003B2415" w:rsidRDefault="003C7889" w:rsidP="7AD80758">
            <w:pPr>
              <w:jc w:val="center"/>
            </w:pPr>
            <w:r w:rsidRPr="003B2415">
              <w:rPr>
                <w:rFonts w:ascii="Arial" w:eastAsia="Arial" w:hAnsi="Arial" w:cs="Arial"/>
                <w:b/>
                <w:bCs/>
                <w:color w:val="44B0E1"/>
                <w:sz w:val="16"/>
                <w:szCs w:val="16"/>
              </w:rPr>
              <w:t>#2</w:t>
            </w:r>
          </w:p>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4161A37B" w14:textId="19676FCF" w:rsidR="003C7889" w:rsidRPr="003B2415" w:rsidRDefault="003C7889" w:rsidP="7AD80758">
            <w:pPr>
              <w:jc w:val="both"/>
            </w:pPr>
            <w:r w:rsidRPr="003B2415">
              <w:rPr>
                <w:rFonts w:ascii="Arial" w:eastAsia="Arial" w:hAnsi="Arial" w:cs="Arial"/>
                <w:color w:val="000000" w:themeColor="text1"/>
                <w:sz w:val="12"/>
                <w:szCs w:val="12"/>
              </w:rPr>
              <w:t>Pilot/Setup</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62D152D5" w14:textId="12B6F0F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38503F7E" w14:textId="451EF2E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2AAD3A49" w14:textId="35A8599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37CB665" w14:textId="366D8CF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386E8C1" w14:textId="0D6BA7F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9CA759E" w14:textId="06D6EC2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12B0AEE" w14:textId="7F7AD95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5E51B83" w14:textId="65B7744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E9468B9" w14:textId="2552BE2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7953D94" w14:textId="3AAA74A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7727450" w14:textId="2F9E379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FD4E790" w14:textId="2CAB455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8D1DAF4" w14:textId="31233EE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56551D6" w14:textId="7748506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1921608" w14:textId="37A7E0E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C7E6750" w14:textId="7E4A0B5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502BBB8" w14:textId="7E67878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591BD75" w14:textId="3324C26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8F82E0C" w14:textId="732E282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AA23447" w14:textId="36EADC78"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3BFF0C85" w14:textId="77777777" w:rsidTr="000F0829">
        <w:trPr>
          <w:trHeight w:val="300"/>
          <w:jc w:val="center"/>
        </w:trPr>
        <w:tc>
          <w:tcPr>
            <w:tcW w:w="612" w:type="dxa"/>
            <w:vMerge/>
            <w:tcBorders>
              <w:left w:val="single" w:sz="8" w:space="0" w:color="auto"/>
              <w:right w:val="single" w:sz="8" w:space="0" w:color="auto"/>
            </w:tcBorders>
            <w:vAlign w:val="center"/>
          </w:tcPr>
          <w:p w14:paraId="56671635"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45252B25" w14:textId="3D65038C" w:rsidR="003C7889" w:rsidRPr="003B2415" w:rsidRDefault="003C7889" w:rsidP="7AD80758">
            <w:pPr>
              <w:jc w:val="both"/>
            </w:pPr>
            <w:r w:rsidRPr="003B2415">
              <w:rPr>
                <w:rFonts w:ascii="Arial" w:eastAsia="Arial" w:hAnsi="Arial" w:cs="Arial"/>
                <w:color w:val="000000" w:themeColor="text1"/>
                <w:sz w:val="12"/>
                <w:szCs w:val="12"/>
              </w:rPr>
              <w:t>Data Collection</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6B4778A" w14:textId="2326BAA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DF3372E" w14:textId="0CBD6F7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DA2CBC3" w14:textId="7A9AE8F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05E12149" w14:textId="328D846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47138DA0" w14:textId="1E01770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569304E9" w14:textId="00D945C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0972BEF2" w14:textId="649C0AE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72F27AD4" w14:textId="3CFBE84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4F799A2D" w14:textId="1AF8ACA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30F3CEF4" w14:textId="24DE4D7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53C1DED" w14:textId="04B8518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CC2E3A9" w14:textId="766DA2D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974D932" w14:textId="21E98A4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8DE183E" w14:textId="221A35B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A07AFF4" w14:textId="19F1CC7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28326A7" w14:textId="6D47D38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9A00529" w14:textId="3FDFAF1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27FE05D" w14:textId="41DADAE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C25E2B6" w14:textId="07BB6A0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E790135" w14:textId="29F5DEE6"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524DA80B" w14:textId="77777777" w:rsidTr="000F0829">
        <w:trPr>
          <w:trHeight w:val="300"/>
          <w:jc w:val="center"/>
        </w:trPr>
        <w:tc>
          <w:tcPr>
            <w:tcW w:w="612" w:type="dxa"/>
            <w:vMerge/>
            <w:tcBorders>
              <w:left w:val="single" w:sz="8" w:space="0" w:color="auto"/>
              <w:right w:val="single" w:sz="8" w:space="0" w:color="auto"/>
            </w:tcBorders>
            <w:vAlign w:val="center"/>
          </w:tcPr>
          <w:p w14:paraId="212356A8"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67EDB119" w14:textId="7DB2A4E6" w:rsidR="003C7889" w:rsidRPr="003B2415" w:rsidRDefault="003C7889" w:rsidP="7AD80758">
            <w:pPr>
              <w:jc w:val="both"/>
            </w:pPr>
            <w:r w:rsidRPr="003B2415">
              <w:rPr>
                <w:rFonts w:ascii="Arial" w:eastAsia="Arial" w:hAnsi="Arial" w:cs="Arial"/>
                <w:color w:val="000000" w:themeColor="text1"/>
                <w:sz w:val="12"/>
                <w:szCs w:val="12"/>
              </w:rPr>
              <w:t>Analysis</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64E7482" w14:textId="65DD8AE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EC79F14" w14:textId="38A5FCB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103E0B2" w14:textId="21C0201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53625DB" w14:textId="6339902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77A3C2A" w14:textId="12022C8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6BE293B" w14:textId="6971550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AE9CC4B" w14:textId="2846319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58207E5" w14:textId="5072D23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7F18593F" w14:textId="6DCD216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13299A22" w14:textId="0E7D918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75229E2C" w14:textId="79D5C07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0F826EA4" w14:textId="22EDA09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49124CBF" w14:textId="4A1FA9D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2B454B9A" w14:textId="32FC743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3CB9357" w14:textId="22AEB60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B381066" w14:textId="5DDDC17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25A3116" w14:textId="19B4975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5E27538" w14:textId="0B1225C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2C79557" w14:textId="5A08520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86E4372" w14:textId="7D69C859"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31F14D82" w14:textId="77777777" w:rsidTr="000F0829">
        <w:trPr>
          <w:trHeight w:val="300"/>
          <w:jc w:val="center"/>
        </w:trPr>
        <w:tc>
          <w:tcPr>
            <w:tcW w:w="612" w:type="dxa"/>
            <w:vMerge/>
            <w:tcBorders>
              <w:left w:val="single" w:sz="8" w:space="0" w:color="auto"/>
              <w:right w:val="single" w:sz="8" w:space="0" w:color="auto"/>
            </w:tcBorders>
            <w:vAlign w:val="center"/>
          </w:tcPr>
          <w:p w14:paraId="428A5AD5"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24EA3744" w14:textId="169D3AE5" w:rsidR="003C7889" w:rsidRPr="003B2415" w:rsidRDefault="003C7889" w:rsidP="7AD80758">
            <w:pPr>
              <w:jc w:val="both"/>
            </w:pPr>
            <w:r w:rsidRPr="003B2415">
              <w:rPr>
                <w:rFonts w:ascii="Arial" w:eastAsia="Arial" w:hAnsi="Arial" w:cs="Arial"/>
                <w:color w:val="000000" w:themeColor="text1"/>
                <w:sz w:val="12"/>
                <w:szCs w:val="12"/>
              </w:rPr>
              <w:t>Modeling</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22BB0CC" w14:textId="5A8116E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D1DF936" w14:textId="327E90F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4B0E1"/>
            <w:tcMar>
              <w:left w:w="108" w:type="dxa"/>
              <w:right w:w="108" w:type="dxa"/>
            </w:tcMar>
          </w:tcPr>
          <w:p w14:paraId="3524573D" w14:textId="5EBFC42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4B0E1"/>
            <w:tcMar>
              <w:left w:w="108" w:type="dxa"/>
              <w:right w:w="108" w:type="dxa"/>
            </w:tcMar>
          </w:tcPr>
          <w:p w14:paraId="3CF98381" w14:textId="55197BC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4B0E1"/>
            <w:tcMar>
              <w:left w:w="108" w:type="dxa"/>
              <w:right w:w="108" w:type="dxa"/>
            </w:tcMar>
          </w:tcPr>
          <w:p w14:paraId="0EA35A1D" w14:textId="2231402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4B0E1"/>
            <w:tcMar>
              <w:left w:w="108" w:type="dxa"/>
              <w:right w:w="108" w:type="dxa"/>
            </w:tcMar>
          </w:tcPr>
          <w:p w14:paraId="1EF17BB9" w14:textId="61AE9AD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4B0E1"/>
            <w:tcMar>
              <w:left w:w="108" w:type="dxa"/>
              <w:right w:w="108" w:type="dxa"/>
            </w:tcMar>
          </w:tcPr>
          <w:p w14:paraId="1325BA51" w14:textId="0ADBDDE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465E1683" w14:textId="5A43BC5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4413A090" w14:textId="2A0A3B6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5BE546A4" w14:textId="7385224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1D321869" w14:textId="4C36C34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6F8DB04A" w14:textId="2E960DB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41DD4C43" w14:textId="2A691F1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79B47617" w14:textId="14DB218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92123C4" w14:textId="65BA3F0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CEF34C2" w14:textId="0CACABD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D647797" w14:textId="0285A4F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8345A89" w14:textId="400FC98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24A11E9" w14:textId="1B817C8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A331B30" w14:textId="3CF55DD1"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21DB66B6" w14:textId="77777777" w:rsidTr="000F0829">
        <w:trPr>
          <w:trHeight w:val="300"/>
          <w:jc w:val="center"/>
        </w:trPr>
        <w:tc>
          <w:tcPr>
            <w:tcW w:w="612" w:type="dxa"/>
            <w:vMerge/>
            <w:tcBorders>
              <w:left w:val="single" w:sz="8" w:space="0" w:color="auto"/>
              <w:right w:val="single" w:sz="8" w:space="0" w:color="auto"/>
            </w:tcBorders>
            <w:vAlign w:val="center"/>
          </w:tcPr>
          <w:p w14:paraId="36421ECB"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268FE431" w14:textId="0B7E14AB" w:rsidR="003C7889" w:rsidRPr="003B2415" w:rsidRDefault="003C7889" w:rsidP="7AD80758">
            <w:pPr>
              <w:jc w:val="both"/>
            </w:pPr>
            <w:r w:rsidRPr="003B2415">
              <w:rPr>
                <w:rFonts w:ascii="Arial" w:eastAsia="Arial" w:hAnsi="Arial" w:cs="Arial"/>
                <w:color w:val="000000" w:themeColor="text1"/>
                <w:sz w:val="12"/>
                <w:szCs w:val="12"/>
              </w:rPr>
              <w:t>Manuscript(s)</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B9D33EA" w14:textId="1A931B0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D169E1C" w14:textId="52F8890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88AED68" w14:textId="1C81B5B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4366BA3" w14:textId="73507D6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2965C86" w14:textId="533088C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52E30AF" w14:textId="42A83A4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15D74CE" w14:textId="3629637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5AD6677" w14:textId="7AD347E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CD00C73" w14:textId="4F31CE3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F48F6AF" w14:textId="51838D9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7A3C2F3" w14:textId="7F9D501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626D528" w14:textId="3E587CD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1CB5F959" w14:textId="76907D4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2FDE6AD9" w14:textId="58535C2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50426E02" w14:textId="0D687AF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45B0E1"/>
            <w:tcMar>
              <w:left w:w="108" w:type="dxa"/>
              <w:right w:w="108" w:type="dxa"/>
            </w:tcMar>
          </w:tcPr>
          <w:p w14:paraId="130E632A" w14:textId="090EA27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B4905AC" w14:textId="590C5FB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7841D61" w14:textId="1169801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48AE826" w14:textId="58C4DDD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BCF1CF2" w14:textId="3CC67F11"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3B2415" w:rsidRPr="003B2415" w14:paraId="30FC1F5A" w14:textId="77777777" w:rsidTr="000F0829">
        <w:trPr>
          <w:trHeight w:val="300"/>
          <w:jc w:val="center"/>
        </w:trPr>
        <w:tc>
          <w:tcPr>
            <w:tcW w:w="612" w:type="dxa"/>
            <w:vMerge w:val="restart"/>
            <w:tcBorders>
              <w:top w:val="nil"/>
              <w:left w:val="single" w:sz="8" w:space="0" w:color="auto"/>
              <w:right w:val="single" w:sz="8" w:space="0" w:color="auto"/>
            </w:tcBorders>
            <w:tcMar>
              <w:left w:w="108" w:type="dxa"/>
              <w:right w:w="108" w:type="dxa"/>
            </w:tcMar>
            <w:vAlign w:val="center"/>
          </w:tcPr>
          <w:p w14:paraId="111A426B" w14:textId="08EB8C77" w:rsidR="003C7889" w:rsidRPr="003B2415" w:rsidRDefault="003C7889" w:rsidP="7AD80758">
            <w:pPr>
              <w:jc w:val="center"/>
            </w:pPr>
            <w:r w:rsidRPr="003B2415">
              <w:rPr>
                <w:rFonts w:ascii="Arial" w:eastAsia="Arial" w:hAnsi="Arial" w:cs="Arial"/>
                <w:b/>
                <w:bCs/>
                <w:color w:val="D86DCB"/>
                <w:sz w:val="16"/>
                <w:szCs w:val="16"/>
              </w:rPr>
              <w:t>#3</w:t>
            </w:r>
          </w:p>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6EF20A7B" w14:textId="70A96229" w:rsidR="003C7889" w:rsidRPr="003B2415" w:rsidRDefault="003C7889" w:rsidP="7AD80758">
            <w:pPr>
              <w:jc w:val="both"/>
            </w:pPr>
            <w:r w:rsidRPr="003B2415">
              <w:rPr>
                <w:rFonts w:ascii="Arial" w:eastAsia="Arial" w:hAnsi="Arial" w:cs="Arial"/>
                <w:color w:val="000000" w:themeColor="text1"/>
                <w:sz w:val="12"/>
                <w:szCs w:val="12"/>
              </w:rPr>
              <w:t>Pilot/Setup</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A472DB9" w14:textId="77F0D10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A5017CA" w14:textId="7413E65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B089DAA" w14:textId="159583B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80C3A5D" w14:textId="61125DD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2668DC2" w14:textId="1841D5F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C412375" w14:textId="171B5FE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6622857" w14:textId="3D33298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5EEBA63" w14:textId="3F2EAA5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214867CC" w14:textId="69BC7B7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5A0B64C2" w14:textId="5F29FD3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AEB882A" w14:textId="7239100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DDB703B" w14:textId="3CAF18E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345FD24" w14:textId="4EDA094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DEFA1BD" w14:textId="7EF3FB8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2766C0A" w14:textId="41388F6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F67DB91" w14:textId="5CA8226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D57DF3F" w14:textId="1A6DF42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E0FA32B" w14:textId="266EC3A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ADCA7CF" w14:textId="2ABA58E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664E80F" w14:textId="0D22A1EB"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48823944" w14:textId="77777777" w:rsidTr="000F0829">
        <w:trPr>
          <w:trHeight w:val="300"/>
          <w:jc w:val="center"/>
        </w:trPr>
        <w:tc>
          <w:tcPr>
            <w:tcW w:w="612" w:type="dxa"/>
            <w:vMerge/>
            <w:tcBorders>
              <w:left w:val="single" w:sz="8" w:space="0" w:color="auto"/>
              <w:right w:val="single" w:sz="8" w:space="0" w:color="auto"/>
            </w:tcBorders>
            <w:vAlign w:val="center"/>
          </w:tcPr>
          <w:p w14:paraId="282D9B67"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54F3F46F" w14:textId="2850DFD6" w:rsidR="003C7889" w:rsidRPr="003B2415" w:rsidRDefault="003C7889" w:rsidP="7AD80758">
            <w:pPr>
              <w:jc w:val="both"/>
            </w:pPr>
            <w:r w:rsidRPr="003B2415">
              <w:rPr>
                <w:rFonts w:ascii="Arial" w:eastAsia="Arial" w:hAnsi="Arial" w:cs="Arial"/>
                <w:color w:val="000000" w:themeColor="text1"/>
                <w:sz w:val="12"/>
                <w:szCs w:val="12"/>
              </w:rPr>
              <w:t>Data Collection</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E4A329A" w14:textId="665BA2F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ADBCAFF" w14:textId="2F7B268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60EEED6" w14:textId="38C0C75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E31E171" w14:textId="61FAF0D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563A0F5" w14:textId="45195E1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F4C0031" w14:textId="3515518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33CE9D8" w14:textId="16BAD33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0CBFAC2" w14:textId="18EE56D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A37BA58" w14:textId="4693B29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C2779A3" w14:textId="53C2277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1BAE8D66" w14:textId="497A0B8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03677594" w14:textId="4996A6B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3E96B012" w14:textId="1595EBD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210D8F96" w14:textId="59AA038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08E83508" w14:textId="54CB221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74CC5FA" w14:textId="1DCD012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FCFC9E5" w14:textId="1F0A16A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5273875" w14:textId="3111977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BC596EF" w14:textId="5DCECF9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C8CC501" w14:textId="5ADD641C"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43C32761" w14:textId="77777777" w:rsidTr="000F0829">
        <w:trPr>
          <w:trHeight w:val="300"/>
          <w:jc w:val="center"/>
        </w:trPr>
        <w:tc>
          <w:tcPr>
            <w:tcW w:w="612" w:type="dxa"/>
            <w:vMerge/>
            <w:tcBorders>
              <w:left w:val="single" w:sz="8" w:space="0" w:color="auto"/>
              <w:right w:val="single" w:sz="8" w:space="0" w:color="auto"/>
            </w:tcBorders>
            <w:vAlign w:val="center"/>
          </w:tcPr>
          <w:p w14:paraId="18754F2D"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49517D05" w14:textId="41FD9587" w:rsidR="003C7889" w:rsidRPr="003B2415" w:rsidRDefault="003C7889" w:rsidP="7AD80758">
            <w:pPr>
              <w:jc w:val="both"/>
            </w:pPr>
            <w:r w:rsidRPr="003B2415">
              <w:rPr>
                <w:rFonts w:ascii="Arial" w:eastAsia="Arial" w:hAnsi="Arial" w:cs="Arial"/>
                <w:color w:val="000000" w:themeColor="text1"/>
                <w:sz w:val="12"/>
                <w:szCs w:val="12"/>
              </w:rPr>
              <w:t>Analysis</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D32ADF1" w14:textId="7F47DEEC"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07A4360" w14:textId="30F9C16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E7DD63D" w14:textId="4FA026D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F2CBD30" w14:textId="5134A1F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D5B9816" w14:textId="0089E3B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72AF70C" w14:textId="2818E93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ED8E01C" w14:textId="6CDCED7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9F6D815" w14:textId="1E254D0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FFF8A50" w14:textId="3FF5C43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25DAD49" w14:textId="296A1F3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06CB807" w14:textId="427C500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C0ACA30" w14:textId="21070AC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84457C0" w14:textId="45B3DC7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71CC385D" w14:textId="7762832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162C7364" w14:textId="4B09A35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3FDADB10" w14:textId="5864319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2BA9FE6D" w14:textId="6731AE7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37E33D12" w14:textId="3976BD8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F21F9CA" w14:textId="170D9D5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C7C710D" w14:textId="3291AC9C"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36987DED" w14:textId="77777777" w:rsidTr="000F0829">
        <w:trPr>
          <w:trHeight w:val="300"/>
          <w:jc w:val="center"/>
        </w:trPr>
        <w:tc>
          <w:tcPr>
            <w:tcW w:w="612" w:type="dxa"/>
            <w:vMerge/>
            <w:tcBorders>
              <w:left w:val="single" w:sz="8" w:space="0" w:color="auto"/>
              <w:right w:val="single" w:sz="8" w:space="0" w:color="auto"/>
            </w:tcBorders>
            <w:vAlign w:val="center"/>
          </w:tcPr>
          <w:p w14:paraId="29D820D4"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0F882AAF" w14:textId="5DC52A9C" w:rsidR="003C7889" w:rsidRPr="003B2415" w:rsidRDefault="003C7889" w:rsidP="7AD80758">
            <w:pPr>
              <w:jc w:val="both"/>
            </w:pPr>
            <w:r w:rsidRPr="003B2415">
              <w:rPr>
                <w:rFonts w:ascii="Arial" w:eastAsia="Arial" w:hAnsi="Arial" w:cs="Arial"/>
                <w:color w:val="000000" w:themeColor="text1"/>
                <w:sz w:val="12"/>
                <w:szCs w:val="12"/>
              </w:rPr>
              <w:t>Modeling</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AC18184" w14:textId="020CC6A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A393CC6" w14:textId="13434AF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70C7F1C" w14:textId="2975B33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BC9C9D9" w14:textId="2E35D301"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CDF0D1A" w14:textId="600E622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8C6A6C3" w14:textId="2428357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AF44B69" w14:textId="3517CEC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E93040D" w14:textId="503A2AF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555B3F2" w14:textId="21BE011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9A7D429" w14:textId="54C5CB3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B01AC48" w14:textId="46AE065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F26F7AE" w14:textId="63879BC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3F6EC86" w14:textId="4197A1F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2A560156" w14:textId="4DB09F8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48F3CCA5" w14:textId="67BEE05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07AE6EAB" w14:textId="4813F46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15907F53" w14:textId="1B10ED80"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75302ADB" w14:textId="691E54E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273F5374" w14:textId="118C063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5209035" w14:textId="6CD6600B" w:rsidR="003C7889" w:rsidRPr="003B2415" w:rsidRDefault="003C7889" w:rsidP="7AD80758">
            <w:pPr>
              <w:jc w:val="both"/>
            </w:pPr>
            <w:r w:rsidRPr="003B2415">
              <w:rPr>
                <w:rFonts w:ascii="Arial" w:eastAsia="Arial" w:hAnsi="Arial" w:cs="Arial"/>
                <w:color w:val="000000" w:themeColor="text1"/>
                <w:sz w:val="16"/>
                <w:szCs w:val="16"/>
              </w:rPr>
              <w:t xml:space="preserve"> </w:t>
            </w:r>
          </w:p>
        </w:tc>
      </w:tr>
      <w:tr w:rsidR="007A326A" w:rsidRPr="003B2415" w14:paraId="4322A6D8" w14:textId="77777777" w:rsidTr="000F0829">
        <w:trPr>
          <w:trHeight w:val="300"/>
          <w:jc w:val="center"/>
        </w:trPr>
        <w:tc>
          <w:tcPr>
            <w:tcW w:w="612" w:type="dxa"/>
            <w:vMerge/>
            <w:tcBorders>
              <w:left w:val="single" w:sz="8" w:space="0" w:color="auto"/>
              <w:right w:val="single" w:sz="8" w:space="0" w:color="auto"/>
            </w:tcBorders>
            <w:vAlign w:val="center"/>
          </w:tcPr>
          <w:p w14:paraId="234CE282" w14:textId="77777777" w:rsidR="003C7889" w:rsidRPr="003B2415" w:rsidRDefault="003C7889"/>
        </w:tc>
        <w:tc>
          <w:tcPr>
            <w:tcW w:w="1490" w:type="dxa"/>
            <w:tcBorders>
              <w:top w:val="single" w:sz="8" w:space="0" w:color="auto"/>
              <w:left w:val="single" w:sz="8" w:space="0" w:color="auto"/>
              <w:bottom w:val="single" w:sz="8" w:space="0" w:color="auto"/>
              <w:right w:val="single" w:sz="8" w:space="0" w:color="auto"/>
            </w:tcBorders>
            <w:tcMar>
              <w:left w:w="108" w:type="dxa"/>
              <w:right w:w="108" w:type="dxa"/>
            </w:tcMar>
          </w:tcPr>
          <w:p w14:paraId="44DB5C54" w14:textId="47A0B8C8" w:rsidR="003C7889" w:rsidRPr="003B2415" w:rsidRDefault="003C7889" w:rsidP="7AD80758">
            <w:pPr>
              <w:jc w:val="both"/>
            </w:pPr>
            <w:r w:rsidRPr="003B2415">
              <w:rPr>
                <w:rFonts w:ascii="Arial" w:eastAsia="Arial" w:hAnsi="Arial" w:cs="Arial"/>
                <w:color w:val="000000" w:themeColor="text1"/>
                <w:sz w:val="12"/>
                <w:szCs w:val="12"/>
              </w:rPr>
              <w:t>Manuscript(s)</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1214004E" w14:textId="667361A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847EDF4" w14:textId="32BB2502"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5259A38B" w14:textId="17DAA4FD"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05EA2A13" w14:textId="3E25004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77F4A496" w14:textId="34C9CA47"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3BFD27E8" w14:textId="17459F0F"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69B26410" w14:textId="6B35E5B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9DE3F8B" w14:textId="53C35A7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tcMar>
              <w:left w:w="108" w:type="dxa"/>
              <w:right w:w="108" w:type="dxa"/>
            </w:tcMar>
          </w:tcPr>
          <w:p w14:paraId="4A160D85" w14:textId="233C9E36"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100E42C9" w14:textId="2121A29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1644E6B4" w14:textId="1E2A004E"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07FFAAB4" w14:textId="33DC5023"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352CC79B" w14:textId="7BCD7C1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41AF6B75" w14:textId="0D35E255"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1F3AC5BD" w14:textId="6D675559"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4064E464" w14:textId="2B45EE54"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7F17ACCB" w14:textId="2428A818"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5D4586AB" w14:textId="32AAD73B"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791F336A" w14:textId="2D6B312A" w:rsidR="003C7889" w:rsidRPr="003B2415" w:rsidRDefault="003C7889" w:rsidP="7AD80758">
            <w:pPr>
              <w:jc w:val="both"/>
            </w:pPr>
            <w:r w:rsidRPr="003B2415">
              <w:rPr>
                <w:rFonts w:ascii="Arial" w:eastAsia="Arial" w:hAnsi="Arial" w:cs="Arial"/>
                <w:color w:val="000000" w:themeColor="text1"/>
                <w:sz w:val="16"/>
                <w:szCs w:val="16"/>
              </w:rPr>
              <w:t xml:space="preserve"> </w:t>
            </w:r>
          </w:p>
        </w:tc>
        <w:tc>
          <w:tcPr>
            <w:tcW w:w="344" w:type="dxa"/>
            <w:tcBorders>
              <w:top w:val="single" w:sz="8" w:space="0" w:color="auto"/>
              <w:left w:val="single" w:sz="8" w:space="0" w:color="auto"/>
              <w:bottom w:val="single" w:sz="8" w:space="0" w:color="auto"/>
              <w:right w:val="single" w:sz="8" w:space="0" w:color="auto"/>
            </w:tcBorders>
            <w:shd w:val="clear" w:color="auto" w:fill="D86DCB"/>
            <w:tcMar>
              <w:left w:w="108" w:type="dxa"/>
              <w:right w:w="108" w:type="dxa"/>
            </w:tcMar>
          </w:tcPr>
          <w:p w14:paraId="6FD49639" w14:textId="04D54586" w:rsidR="003C7889" w:rsidRPr="003B2415" w:rsidRDefault="003C7889" w:rsidP="7AD80758">
            <w:pPr>
              <w:jc w:val="both"/>
              <w:rPr>
                <w:rFonts w:ascii="Arial" w:eastAsia="Arial" w:hAnsi="Arial" w:cs="Arial"/>
                <w:color w:val="000000" w:themeColor="text1"/>
                <w:sz w:val="16"/>
                <w:szCs w:val="16"/>
              </w:rPr>
            </w:pPr>
          </w:p>
        </w:tc>
      </w:tr>
    </w:tbl>
    <w:p w14:paraId="69851045" w14:textId="77777777" w:rsidR="00595E34" w:rsidRDefault="00595E34" w:rsidP="00C6105B">
      <w:pPr>
        <w:jc w:val="both"/>
      </w:pPr>
    </w:p>
    <w:p w14:paraId="3D8C002C" w14:textId="019BBAB6" w:rsidR="4D9C5730" w:rsidRPr="00954B13" w:rsidRDefault="4D9C5730" w:rsidP="4D9C5730">
      <w:pPr>
        <w:jc w:val="both"/>
        <w:rPr>
          <w:rFonts w:ascii="Arial" w:eastAsia="Times New Roman" w:hAnsi="Arial" w:cs="Arial"/>
          <w:b/>
          <w:color w:val="212121"/>
          <w:sz w:val="20"/>
          <w:szCs w:val="20"/>
          <w:lang w:eastAsia="en-GB"/>
        </w:rPr>
      </w:pPr>
      <w:r w:rsidRPr="00954B13">
        <w:rPr>
          <w:rFonts w:ascii="Arial" w:eastAsia="Times New Roman" w:hAnsi="Arial" w:cs="Arial"/>
          <w:b/>
          <w:bCs/>
          <w:color w:val="212121"/>
          <w:sz w:val="20"/>
          <w:szCs w:val="20"/>
          <w:lang w:eastAsia="en-GB"/>
        </w:rPr>
        <w:t xml:space="preserve">Timeline for research milestones. </w:t>
      </w:r>
      <w:r w:rsidR="008A6347">
        <w:rPr>
          <w:rFonts w:ascii="Arial" w:eastAsia="Times New Roman" w:hAnsi="Arial" w:cs="Arial"/>
          <w:color w:val="212121"/>
          <w:sz w:val="20"/>
          <w:szCs w:val="20"/>
          <w:lang w:eastAsia="en-GB"/>
        </w:rPr>
        <w:t xml:space="preserve">Modeling work for Aim 1 and </w:t>
      </w:r>
      <w:r w:rsidR="0034735F">
        <w:rPr>
          <w:rFonts w:ascii="Arial" w:eastAsia="Times New Roman" w:hAnsi="Arial" w:cs="Arial"/>
          <w:color w:val="212121"/>
          <w:sz w:val="20"/>
          <w:szCs w:val="20"/>
          <w:lang w:eastAsia="en-GB"/>
        </w:rPr>
        <w:t xml:space="preserve">piloting the novel task conditions and novel task for Aim 2 will begin immediately. </w:t>
      </w:r>
      <w:r w:rsidR="000E1EF3">
        <w:rPr>
          <w:rFonts w:ascii="Arial" w:eastAsia="Times New Roman" w:hAnsi="Arial" w:cs="Arial"/>
          <w:color w:val="212121"/>
          <w:sz w:val="20"/>
          <w:szCs w:val="20"/>
          <w:lang w:eastAsia="en-GB"/>
        </w:rPr>
        <w:t xml:space="preserve">Data collection and modeling for Aim 2 will occur primarily in years </w:t>
      </w:r>
      <w:r w:rsidR="003D68B8">
        <w:rPr>
          <w:rFonts w:ascii="Arial" w:eastAsia="Times New Roman" w:hAnsi="Arial" w:cs="Arial"/>
          <w:color w:val="212121"/>
          <w:sz w:val="20"/>
          <w:szCs w:val="20"/>
          <w:lang w:eastAsia="en-GB"/>
        </w:rPr>
        <w:t xml:space="preserve">2-3, with data collection for Aim 3 primarily occurring in years 3-4. </w:t>
      </w:r>
    </w:p>
    <w:p w14:paraId="4DE3DB8F" w14:textId="1FE7C8D6" w:rsidR="4D9C5730" w:rsidRDefault="4D9C5730" w:rsidP="4D9C5730">
      <w:pPr>
        <w:jc w:val="both"/>
      </w:pPr>
    </w:p>
    <w:p w14:paraId="715C4AA3" w14:textId="1F48785F" w:rsidR="4D9C5730" w:rsidRDefault="4D9C5730" w:rsidP="4D9C5730">
      <w:pPr>
        <w:jc w:val="both"/>
      </w:pPr>
    </w:p>
    <w:p w14:paraId="6CDFB51A" w14:textId="35E4DF01" w:rsidR="00595E34" w:rsidRDefault="009744EF" w:rsidP="00C6105B">
      <w:pPr>
        <w:jc w:val="both"/>
        <w:rPr>
          <w:b/>
          <w:bCs/>
        </w:rPr>
      </w:pPr>
      <w:r w:rsidRPr="006A0173">
        <w:rPr>
          <w:b/>
        </w:rPr>
        <w:t>References</w:t>
      </w:r>
    </w:p>
    <w:p w14:paraId="1F5932B2" w14:textId="77777777" w:rsidR="009744EF" w:rsidRPr="006A0173" w:rsidRDefault="009744EF" w:rsidP="00C6105B">
      <w:pPr>
        <w:jc w:val="both"/>
        <w:rPr>
          <w:b/>
        </w:rPr>
      </w:pPr>
    </w:p>
    <w:p w14:paraId="6E51EE30" w14:textId="77777777" w:rsidR="00E87F4A" w:rsidRPr="00E87F4A" w:rsidRDefault="00595E34" w:rsidP="00E87F4A">
      <w:pPr>
        <w:pStyle w:val="EndNoteBibliography"/>
        <w:ind w:left="720" w:hanging="720"/>
        <w:rPr>
          <w:noProof/>
        </w:rPr>
      </w:pPr>
      <w:r>
        <w:fldChar w:fldCharType="begin"/>
      </w:r>
      <w:r w:rsidRPr="00E778D7">
        <w:instrText xml:space="preserve"> ADDIN EN.REFLIST </w:instrText>
      </w:r>
      <w:r>
        <w:fldChar w:fldCharType="separate"/>
      </w:r>
      <w:r w:rsidR="00E87F4A" w:rsidRPr="00E87F4A">
        <w:rPr>
          <w:noProof/>
        </w:rPr>
        <w:t xml:space="preserve">1. </w:t>
      </w:r>
      <w:r w:rsidR="00E87F4A" w:rsidRPr="00E87F4A">
        <w:rPr>
          <w:noProof/>
        </w:rPr>
        <w:tab/>
        <w:t xml:space="preserve">Alexander WH, Brown JW (2011) Medial prefrontal cortex as an action-outcome predictor. </w:t>
      </w:r>
      <w:r w:rsidR="00E87F4A" w:rsidRPr="00E87F4A">
        <w:rPr>
          <w:i/>
          <w:noProof/>
        </w:rPr>
        <w:t>Nature Neuroscience</w:t>
      </w:r>
      <w:r w:rsidR="00E87F4A" w:rsidRPr="00E87F4A">
        <w:rPr>
          <w:noProof/>
        </w:rPr>
        <w:t xml:space="preserve"> 14:1338-44.</w:t>
      </w:r>
    </w:p>
    <w:p w14:paraId="28611049" w14:textId="77777777" w:rsidR="00E87F4A" w:rsidRPr="00E87F4A" w:rsidRDefault="00E87F4A" w:rsidP="00E87F4A">
      <w:pPr>
        <w:pStyle w:val="EndNoteBibliography"/>
        <w:ind w:left="720" w:hanging="720"/>
        <w:rPr>
          <w:noProof/>
        </w:rPr>
      </w:pPr>
      <w:r w:rsidRPr="00E87F4A">
        <w:rPr>
          <w:noProof/>
        </w:rPr>
        <w:t xml:space="preserve">2. </w:t>
      </w:r>
      <w:r w:rsidRPr="00E87F4A">
        <w:rPr>
          <w:noProof/>
        </w:rPr>
        <w:tab/>
        <w:t xml:space="preserve">Aubry J, Attali D, Schafer M, Fouragnan E, Caskey C, Caskey R, Darmani G, Bubrick E, Sallet J, Butler C, Stagg C, Klein-Flügge M, Yoo S, Treeby B, Verhagen L, Pauly K (2024) Itrusst consensus on biophysical safety for transcranial ultrasonic stimulation. </w:t>
      </w:r>
      <w:r w:rsidRPr="00E87F4A">
        <w:rPr>
          <w:i/>
          <w:noProof/>
        </w:rPr>
        <w:t>arXiv:231105359</w:t>
      </w:r>
      <w:r w:rsidRPr="00E87F4A">
        <w:rPr>
          <w:noProof/>
        </w:rPr>
        <w:t>.</w:t>
      </w:r>
    </w:p>
    <w:p w14:paraId="53850CF7" w14:textId="77777777" w:rsidR="00E87F4A" w:rsidRPr="00E87F4A" w:rsidRDefault="00E87F4A" w:rsidP="00E87F4A">
      <w:pPr>
        <w:pStyle w:val="EndNoteBibliography"/>
        <w:ind w:left="720" w:hanging="720"/>
        <w:rPr>
          <w:noProof/>
        </w:rPr>
      </w:pPr>
      <w:r w:rsidRPr="00E87F4A">
        <w:rPr>
          <w:noProof/>
        </w:rPr>
        <w:t xml:space="preserve">3. </w:t>
      </w:r>
      <w:r w:rsidRPr="00E87F4A">
        <w:rPr>
          <w:noProof/>
        </w:rPr>
        <w:tab/>
        <w:t xml:space="preserve">Beldzik E, Ullsperger M, Domagalik A, Marek T (2022) Conflict- and error-related theta activities are coupled to bold signals in different brain regions. </w:t>
      </w:r>
      <w:r w:rsidRPr="00E87F4A">
        <w:rPr>
          <w:i/>
          <w:noProof/>
        </w:rPr>
        <w:t>Neuroimage</w:t>
      </w:r>
      <w:r w:rsidRPr="00E87F4A">
        <w:rPr>
          <w:noProof/>
        </w:rPr>
        <w:t xml:space="preserve"> 256:119264.</w:t>
      </w:r>
    </w:p>
    <w:p w14:paraId="25C7B78C" w14:textId="77777777" w:rsidR="00E87F4A" w:rsidRPr="00E87F4A" w:rsidRDefault="00E87F4A" w:rsidP="00E87F4A">
      <w:pPr>
        <w:pStyle w:val="EndNoteBibliography"/>
        <w:ind w:left="720" w:hanging="720"/>
        <w:rPr>
          <w:noProof/>
        </w:rPr>
      </w:pPr>
      <w:r w:rsidRPr="00E87F4A">
        <w:rPr>
          <w:noProof/>
        </w:rPr>
        <w:t xml:space="preserve">4. </w:t>
      </w:r>
      <w:r w:rsidRPr="00E87F4A">
        <w:rPr>
          <w:noProof/>
        </w:rPr>
        <w:tab/>
        <w:t xml:space="preserve">Bernacchia A, Seo H, Lee D, Wang XJ (2011) A reservoir of time constants for memory traces in cortical neurons. </w:t>
      </w:r>
      <w:r w:rsidRPr="00E87F4A">
        <w:rPr>
          <w:i/>
          <w:noProof/>
        </w:rPr>
        <w:t>Nat Neurosci</w:t>
      </w:r>
      <w:r w:rsidRPr="00E87F4A">
        <w:rPr>
          <w:noProof/>
        </w:rPr>
        <w:t xml:space="preserve"> 14:366-72.</w:t>
      </w:r>
    </w:p>
    <w:p w14:paraId="7AF53617" w14:textId="77777777" w:rsidR="00E87F4A" w:rsidRPr="00E87F4A" w:rsidRDefault="00E87F4A" w:rsidP="00E87F4A">
      <w:pPr>
        <w:pStyle w:val="EndNoteBibliography"/>
        <w:ind w:left="720" w:hanging="720"/>
        <w:rPr>
          <w:noProof/>
        </w:rPr>
      </w:pPr>
      <w:r w:rsidRPr="00E87F4A">
        <w:rPr>
          <w:noProof/>
        </w:rPr>
        <w:lastRenderedPageBreak/>
        <w:t xml:space="preserve">5. </w:t>
      </w:r>
      <w:r w:rsidRPr="00E87F4A">
        <w:rPr>
          <w:noProof/>
        </w:rPr>
        <w:tab/>
        <w:t xml:space="preserve">Blackmore J, Shrivastava S, Sallet J, Butler CR, Cleveland RO (2019) Ultrasound neuromodulation: A review of results, mechanisms and safety. </w:t>
      </w:r>
      <w:r w:rsidRPr="00E87F4A">
        <w:rPr>
          <w:i/>
          <w:noProof/>
        </w:rPr>
        <w:t>Ultrasound Med Biol</w:t>
      </w:r>
      <w:r w:rsidRPr="00E87F4A">
        <w:rPr>
          <w:noProof/>
        </w:rPr>
        <w:t xml:space="preserve"> 45:1509-36.</w:t>
      </w:r>
    </w:p>
    <w:p w14:paraId="4227B3F9" w14:textId="77777777" w:rsidR="00E87F4A" w:rsidRPr="00E87F4A" w:rsidRDefault="00E87F4A" w:rsidP="00E87F4A">
      <w:pPr>
        <w:pStyle w:val="EndNoteBibliography"/>
        <w:ind w:left="720" w:hanging="720"/>
        <w:rPr>
          <w:noProof/>
        </w:rPr>
      </w:pPr>
      <w:r w:rsidRPr="00E87F4A">
        <w:rPr>
          <w:noProof/>
        </w:rPr>
        <w:t xml:space="preserve">6. </w:t>
      </w:r>
      <w:r w:rsidRPr="00E87F4A">
        <w:rPr>
          <w:noProof/>
        </w:rPr>
        <w:tab/>
        <w:t xml:space="preserve">Botvinick MM, Braver TS, Barch DM, Carter CS, Cohen JD (2001) Conflict monitoring and cognitive control. </w:t>
      </w:r>
      <w:r w:rsidRPr="00E87F4A">
        <w:rPr>
          <w:i/>
          <w:noProof/>
        </w:rPr>
        <w:t>Psychol Rev</w:t>
      </w:r>
      <w:r w:rsidRPr="00E87F4A">
        <w:rPr>
          <w:noProof/>
        </w:rPr>
        <w:t xml:space="preserve"> 108:624-52.</w:t>
      </w:r>
    </w:p>
    <w:p w14:paraId="3C7B3B4C" w14:textId="77777777" w:rsidR="00E87F4A" w:rsidRPr="00E87F4A" w:rsidRDefault="00E87F4A" w:rsidP="00E87F4A">
      <w:pPr>
        <w:pStyle w:val="EndNoteBibliography"/>
        <w:ind w:left="720" w:hanging="720"/>
        <w:rPr>
          <w:noProof/>
        </w:rPr>
      </w:pPr>
      <w:r w:rsidRPr="00E87F4A">
        <w:rPr>
          <w:noProof/>
        </w:rPr>
        <w:t xml:space="preserve">7. </w:t>
      </w:r>
      <w:r w:rsidRPr="00E87F4A">
        <w:rPr>
          <w:noProof/>
        </w:rPr>
        <w:tab/>
        <w:t xml:space="preserve">Brown JW, Braver TS (2005) Learned predictions of error likelihood in the anterior cingulate cortex. </w:t>
      </w:r>
      <w:r w:rsidRPr="00E87F4A">
        <w:rPr>
          <w:i/>
          <w:noProof/>
        </w:rPr>
        <w:t>Science</w:t>
      </w:r>
      <w:r w:rsidRPr="00E87F4A">
        <w:rPr>
          <w:noProof/>
        </w:rPr>
        <w:t xml:space="preserve"> 307:1118-21.</w:t>
      </w:r>
    </w:p>
    <w:p w14:paraId="08EF8FAD" w14:textId="77777777" w:rsidR="00E87F4A" w:rsidRPr="00E87F4A" w:rsidRDefault="00E87F4A" w:rsidP="00E87F4A">
      <w:pPr>
        <w:pStyle w:val="EndNoteBibliography"/>
        <w:ind w:left="720" w:hanging="720"/>
        <w:rPr>
          <w:noProof/>
        </w:rPr>
      </w:pPr>
      <w:r w:rsidRPr="00E87F4A">
        <w:rPr>
          <w:noProof/>
        </w:rPr>
        <w:t xml:space="preserve">8. </w:t>
      </w:r>
      <w:r w:rsidRPr="00E87F4A">
        <w:rPr>
          <w:noProof/>
        </w:rPr>
        <w:tab/>
        <w:t xml:space="preserve">Burle B, Allain S, Vidal F, Hasbroucq T (2005) Sequential compatibility effects and cognitive control: Does conflict really matter? </w:t>
      </w:r>
      <w:r w:rsidRPr="00E87F4A">
        <w:rPr>
          <w:i/>
          <w:noProof/>
        </w:rPr>
        <w:t>J Exp Psychol Hum Percept Perform</w:t>
      </w:r>
      <w:r w:rsidRPr="00E87F4A">
        <w:rPr>
          <w:noProof/>
        </w:rPr>
        <w:t xml:space="preserve"> 31:831-7.</w:t>
      </w:r>
    </w:p>
    <w:p w14:paraId="0C69267E" w14:textId="77777777" w:rsidR="00E87F4A" w:rsidRPr="00E87F4A" w:rsidRDefault="00E87F4A" w:rsidP="00E87F4A">
      <w:pPr>
        <w:pStyle w:val="EndNoteBibliography"/>
        <w:ind w:left="720" w:hanging="720"/>
        <w:rPr>
          <w:noProof/>
        </w:rPr>
      </w:pPr>
      <w:r w:rsidRPr="00E87F4A">
        <w:rPr>
          <w:noProof/>
        </w:rPr>
        <w:t xml:space="preserve">9. </w:t>
      </w:r>
      <w:r w:rsidRPr="00E87F4A">
        <w:rPr>
          <w:noProof/>
        </w:rPr>
        <w:tab/>
        <w:t xml:space="preserve">Burle B, Roger C, Allain S, Vidal F, Hasbroucq T (2008) Error negativity does not reflect conflict: A reappraisal of conflict monitoring and anterior cingulate cortex activity. </w:t>
      </w:r>
      <w:r w:rsidRPr="00E87F4A">
        <w:rPr>
          <w:i/>
          <w:noProof/>
        </w:rPr>
        <w:t>J Cogn Neurosci</w:t>
      </w:r>
      <w:r w:rsidRPr="00E87F4A">
        <w:rPr>
          <w:noProof/>
        </w:rPr>
        <w:t xml:space="preserve"> 20:1637-55.</w:t>
      </w:r>
    </w:p>
    <w:p w14:paraId="5E8CA875" w14:textId="77777777" w:rsidR="00E87F4A" w:rsidRPr="00E87F4A" w:rsidRDefault="00E87F4A" w:rsidP="00E87F4A">
      <w:pPr>
        <w:pStyle w:val="EndNoteBibliography"/>
        <w:ind w:left="720" w:hanging="720"/>
        <w:rPr>
          <w:noProof/>
        </w:rPr>
      </w:pPr>
      <w:r w:rsidRPr="00E87F4A">
        <w:rPr>
          <w:noProof/>
        </w:rPr>
        <w:t xml:space="preserve">10. </w:t>
      </w:r>
      <w:r w:rsidRPr="00E87F4A">
        <w:rPr>
          <w:noProof/>
        </w:rPr>
        <w:tab/>
        <w:t xml:space="preserve">Carbonnell L, Falkenstein M (2006) Does the error negativity reflect the degree of response conflict? </w:t>
      </w:r>
      <w:r w:rsidRPr="00E87F4A">
        <w:rPr>
          <w:i/>
          <w:noProof/>
        </w:rPr>
        <w:t>Brain Res</w:t>
      </w:r>
      <w:r w:rsidRPr="00E87F4A">
        <w:rPr>
          <w:noProof/>
        </w:rPr>
        <w:t xml:space="preserve"> 1095:124-30.</w:t>
      </w:r>
    </w:p>
    <w:p w14:paraId="15F28F99" w14:textId="77777777" w:rsidR="00E87F4A" w:rsidRPr="00E87F4A" w:rsidRDefault="00E87F4A" w:rsidP="00E87F4A">
      <w:pPr>
        <w:pStyle w:val="EndNoteBibliography"/>
        <w:ind w:left="720" w:hanging="720"/>
        <w:rPr>
          <w:noProof/>
        </w:rPr>
      </w:pPr>
      <w:r w:rsidRPr="00E87F4A">
        <w:rPr>
          <w:noProof/>
        </w:rPr>
        <w:t xml:space="preserve">11. </w:t>
      </w:r>
      <w:r w:rsidRPr="00E87F4A">
        <w:rPr>
          <w:noProof/>
        </w:rPr>
        <w:tab/>
        <w:t xml:space="preserve">Carter CS, Braver TS, Barch DM, Botvinick MM, Noll D, Cohen JD (1998) Anterior cingulate cortex, error detection, and the online monitoring of performance. </w:t>
      </w:r>
      <w:r w:rsidRPr="00E87F4A">
        <w:rPr>
          <w:i/>
          <w:noProof/>
        </w:rPr>
        <w:t>Science</w:t>
      </w:r>
      <w:r w:rsidRPr="00E87F4A">
        <w:rPr>
          <w:noProof/>
        </w:rPr>
        <w:t xml:space="preserve"> 280:747-9.</w:t>
      </w:r>
    </w:p>
    <w:p w14:paraId="416D2F4D" w14:textId="77777777" w:rsidR="00E87F4A" w:rsidRPr="00E87F4A" w:rsidRDefault="00E87F4A" w:rsidP="00E87F4A">
      <w:pPr>
        <w:pStyle w:val="EndNoteBibliography"/>
        <w:ind w:left="720" w:hanging="720"/>
        <w:rPr>
          <w:noProof/>
        </w:rPr>
      </w:pPr>
      <w:r w:rsidRPr="00E87F4A">
        <w:rPr>
          <w:noProof/>
        </w:rPr>
        <w:t xml:space="preserve">12. </w:t>
      </w:r>
      <w:r w:rsidRPr="00E87F4A">
        <w:rPr>
          <w:noProof/>
        </w:rPr>
        <w:tab/>
        <w:t xml:space="preserve">Cavanagh JF, Frank MJ (2014) Frontal theta as a mechanism for cognitive control. </w:t>
      </w:r>
      <w:r w:rsidRPr="00E87F4A">
        <w:rPr>
          <w:i/>
          <w:noProof/>
        </w:rPr>
        <w:t>Trends Cogn Sci</w:t>
      </w:r>
      <w:r w:rsidRPr="00E87F4A">
        <w:rPr>
          <w:noProof/>
        </w:rPr>
        <w:t xml:space="preserve"> 18:414-21.</w:t>
      </w:r>
    </w:p>
    <w:p w14:paraId="7E70138C" w14:textId="77777777" w:rsidR="00E87F4A" w:rsidRPr="00E87F4A" w:rsidRDefault="00E87F4A" w:rsidP="00E87F4A">
      <w:pPr>
        <w:pStyle w:val="EndNoteBibliography"/>
        <w:ind w:left="720" w:hanging="720"/>
        <w:rPr>
          <w:noProof/>
        </w:rPr>
      </w:pPr>
      <w:r w:rsidRPr="00E87F4A">
        <w:rPr>
          <w:noProof/>
        </w:rPr>
        <w:t xml:space="preserve">13. </w:t>
      </w:r>
      <w:r w:rsidRPr="00E87F4A">
        <w:rPr>
          <w:noProof/>
        </w:rPr>
        <w:tab/>
        <w:t xml:space="preserve">Cavanagh SE, Wallis JD, Kennerley SW, Hunt LT (2016) Autocorrelation structure at rest predicts value correlates of single neurons during reward-guided choice. </w:t>
      </w:r>
      <w:r w:rsidRPr="00E87F4A">
        <w:rPr>
          <w:i/>
          <w:noProof/>
        </w:rPr>
        <w:t>Elife</w:t>
      </w:r>
      <w:r w:rsidRPr="00E87F4A">
        <w:rPr>
          <w:noProof/>
        </w:rPr>
        <w:t xml:space="preserve"> 5.</w:t>
      </w:r>
    </w:p>
    <w:p w14:paraId="2FA174BD" w14:textId="77777777" w:rsidR="00E87F4A" w:rsidRPr="00E87F4A" w:rsidRDefault="00E87F4A" w:rsidP="00E87F4A">
      <w:pPr>
        <w:pStyle w:val="EndNoteBibliography"/>
        <w:ind w:left="720" w:hanging="720"/>
        <w:rPr>
          <w:noProof/>
        </w:rPr>
      </w:pPr>
      <w:r w:rsidRPr="00E87F4A">
        <w:rPr>
          <w:noProof/>
        </w:rPr>
        <w:t xml:space="preserve">14. </w:t>
      </w:r>
      <w:r w:rsidRPr="00E87F4A">
        <w:rPr>
          <w:noProof/>
        </w:rPr>
        <w:tab/>
        <w:t xml:space="preserve">Chu YC, Lim J, Chien A, Chen CC, Wang JL (2022) Activation of mechanosensitive ion channels by ultrasound. </w:t>
      </w:r>
      <w:r w:rsidRPr="00E87F4A">
        <w:rPr>
          <w:i/>
          <w:noProof/>
        </w:rPr>
        <w:t>Ultrasound Med Biol</w:t>
      </w:r>
      <w:r w:rsidRPr="00E87F4A">
        <w:rPr>
          <w:noProof/>
        </w:rPr>
        <w:t xml:space="preserve"> 48:1981-94.</w:t>
      </w:r>
    </w:p>
    <w:p w14:paraId="1B32C999" w14:textId="77777777" w:rsidR="00E87F4A" w:rsidRPr="00E87F4A" w:rsidRDefault="00E87F4A" w:rsidP="00E87F4A">
      <w:pPr>
        <w:pStyle w:val="EndNoteBibliography"/>
        <w:ind w:left="720" w:hanging="720"/>
        <w:rPr>
          <w:noProof/>
        </w:rPr>
      </w:pPr>
      <w:r w:rsidRPr="00E87F4A">
        <w:rPr>
          <w:noProof/>
        </w:rPr>
        <w:t xml:space="preserve">15. </w:t>
      </w:r>
      <w:r w:rsidRPr="00E87F4A">
        <w:rPr>
          <w:noProof/>
        </w:rPr>
        <w:tab/>
        <w:t xml:space="preserve">Cisek P, Kalaska JF (2005) Neural correlates of reaching decisions in dorsal premotor cortex: Specification of multiple direction choices and final selection of action. </w:t>
      </w:r>
      <w:r w:rsidRPr="00E87F4A">
        <w:rPr>
          <w:i/>
          <w:noProof/>
        </w:rPr>
        <w:t>Neuron</w:t>
      </w:r>
      <w:r w:rsidRPr="00E87F4A">
        <w:rPr>
          <w:noProof/>
        </w:rPr>
        <w:t xml:space="preserve"> 45:801-14.</w:t>
      </w:r>
    </w:p>
    <w:p w14:paraId="1224ADCB" w14:textId="77777777" w:rsidR="00E87F4A" w:rsidRPr="00E87F4A" w:rsidRDefault="00E87F4A" w:rsidP="00E87F4A">
      <w:pPr>
        <w:pStyle w:val="EndNoteBibliography"/>
        <w:ind w:left="720" w:hanging="720"/>
        <w:rPr>
          <w:noProof/>
        </w:rPr>
      </w:pPr>
      <w:r w:rsidRPr="00E87F4A">
        <w:rPr>
          <w:noProof/>
        </w:rPr>
        <w:t xml:space="preserve">16. </w:t>
      </w:r>
      <w:r w:rsidRPr="00E87F4A">
        <w:rPr>
          <w:noProof/>
        </w:rPr>
        <w:tab/>
        <w:t xml:space="preserve">Cohen JD, Dunbar K, McClelland JL (1990) On the control of automatic processes: A parallel distributed processing account of the stroop effect. </w:t>
      </w:r>
      <w:r w:rsidRPr="00E87F4A">
        <w:rPr>
          <w:i/>
          <w:noProof/>
        </w:rPr>
        <w:t>Psychological Review</w:t>
      </w:r>
      <w:r w:rsidRPr="00E87F4A">
        <w:rPr>
          <w:noProof/>
        </w:rPr>
        <w:t xml:space="preserve"> 97:332-61.</w:t>
      </w:r>
    </w:p>
    <w:p w14:paraId="0A1C6E35" w14:textId="77777777" w:rsidR="00E87F4A" w:rsidRPr="00E87F4A" w:rsidRDefault="00E87F4A" w:rsidP="00E87F4A">
      <w:pPr>
        <w:pStyle w:val="EndNoteBibliography"/>
        <w:ind w:left="720" w:hanging="720"/>
        <w:rPr>
          <w:noProof/>
        </w:rPr>
      </w:pPr>
      <w:r w:rsidRPr="00E87F4A">
        <w:rPr>
          <w:noProof/>
        </w:rPr>
        <w:t xml:space="preserve">17. </w:t>
      </w:r>
      <w:r w:rsidRPr="00E87F4A">
        <w:rPr>
          <w:noProof/>
        </w:rPr>
        <w:tab/>
        <w:t xml:space="preserve">Cohen MX, Ridderinkhof KR, Haupt S, Elger CE, Fell J (2008) Medial frontal cortex and response conflict: Evidence from human intracranial eeg and medial frontal cortex lesion. </w:t>
      </w:r>
      <w:r w:rsidRPr="00E87F4A">
        <w:rPr>
          <w:i/>
          <w:noProof/>
        </w:rPr>
        <w:t>Brain Res</w:t>
      </w:r>
      <w:r w:rsidRPr="00E87F4A">
        <w:rPr>
          <w:noProof/>
        </w:rPr>
        <w:t xml:space="preserve"> 1238:127-42.</w:t>
      </w:r>
    </w:p>
    <w:p w14:paraId="02ADFC6B" w14:textId="77777777" w:rsidR="00E87F4A" w:rsidRPr="00E87F4A" w:rsidRDefault="00E87F4A" w:rsidP="00E87F4A">
      <w:pPr>
        <w:pStyle w:val="EndNoteBibliography"/>
        <w:ind w:left="720" w:hanging="720"/>
        <w:rPr>
          <w:noProof/>
        </w:rPr>
      </w:pPr>
      <w:r w:rsidRPr="00E87F4A">
        <w:rPr>
          <w:noProof/>
        </w:rPr>
        <w:t xml:space="preserve">18. </w:t>
      </w:r>
      <w:r w:rsidRPr="00E87F4A">
        <w:rPr>
          <w:noProof/>
        </w:rPr>
        <w:tab/>
        <w:t xml:space="preserve">Cohen MX, Cavanagh JF (2011) Single-trial regression elucidates the role of prefrontal theta oscillations in response conflict. </w:t>
      </w:r>
      <w:r w:rsidRPr="00E87F4A">
        <w:rPr>
          <w:i/>
          <w:noProof/>
        </w:rPr>
        <w:t>Front Psychol</w:t>
      </w:r>
      <w:r w:rsidRPr="00E87F4A">
        <w:rPr>
          <w:noProof/>
        </w:rPr>
        <w:t xml:space="preserve"> 2:30.</w:t>
      </w:r>
    </w:p>
    <w:p w14:paraId="2C85C502" w14:textId="77777777" w:rsidR="00E87F4A" w:rsidRPr="00E87F4A" w:rsidRDefault="00E87F4A" w:rsidP="00E87F4A">
      <w:pPr>
        <w:pStyle w:val="EndNoteBibliography"/>
        <w:ind w:left="720" w:hanging="720"/>
        <w:rPr>
          <w:noProof/>
        </w:rPr>
      </w:pPr>
      <w:r w:rsidRPr="00E87F4A">
        <w:rPr>
          <w:noProof/>
        </w:rPr>
        <w:t xml:space="preserve">19. </w:t>
      </w:r>
      <w:r w:rsidRPr="00E87F4A">
        <w:rPr>
          <w:noProof/>
        </w:rPr>
        <w:tab/>
        <w:t xml:space="preserve">Cohen MX, Donner TH (2013) Midfrontal conflict-related theta-band power reflects neural oscillations that predict behavior. </w:t>
      </w:r>
      <w:r w:rsidRPr="00E87F4A">
        <w:rPr>
          <w:i/>
          <w:noProof/>
        </w:rPr>
        <w:t>J Neurophysiol</w:t>
      </w:r>
      <w:r w:rsidRPr="00E87F4A">
        <w:rPr>
          <w:noProof/>
        </w:rPr>
        <w:t xml:space="preserve"> 110:2752-63.</w:t>
      </w:r>
    </w:p>
    <w:p w14:paraId="356BA827" w14:textId="77777777" w:rsidR="00E87F4A" w:rsidRPr="00E87F4A" w:rsidRDefault="00E87F4A" w:rsidP="00E87F4A">
      <w:pPr>
        <w:pStyle w:val="EndNoteBibliography"/>
        <w:ind w:left="720" w:hanging="720"/>
        <w:rPr>
          <w:noProof/>
        </w:rPr>
      </w:pPr>
      <w:r w:rsidRPr="00E87F4A">
        <w:rPr>
          <w:noProof/>
        </w:rPr>
        <w:t xml:space="preserve">20. </w:t>
      </w:r>
      <w:r w:rsidRPr="00E87F4A">
        <w:rPr>
          <w:noProof/>
        </w:rPr>
        <w:tab/>
        <w:t xml:space="preserve">Cohen MX, van Gaal S (2014) Subthreshold muscle twitches dissociate oscillatory neural signatures of conflicts from errors. </w:t>
      </w:r>
      <w:r w:rsidRPr="00E87F4A">
        <w:rPr>
          <w:i/>
          <w:noProof/>
        </w:rPr>
        <w:t>Neuroimage</w:t>
      </w:r>
      <w:r w:rsidRPr="00E87F4A">
        <w:rPr>
          <w:noProof/>
        </w:rPr>
        <w:t xml:space="preserve"> 86:503-13.</w:t>
      </w:r>
    </w:p>
    <w:p w14:paraId="7A939EC0" w14:textId="77777777" w:rsidR="00E87F4A" w:rsidRPr="00E87F4A" w:rsidRDefault="00E87F4A" w:rsidP="00E87F4A">
      <w:pPr>
        <w:pStyle w:val="EndNoteBibliography"/>
        <w:ind w:left="720" w:hanging="720"/>
        <w:rPr>
          <w:noProof/>
        </w:rPr>
      </w:pPr>
      <w:r w:rsidRPr="00E87F4A">
        <w:rPr>
          <w:noProof/>
        </w:rPr>
        <w:t xml:space="preserve">21. </w:t>
      </w:r>
      <w:r w:rsidRPr="00E87F4A">
        <w:rPr>
          <w:noProof/>
        </w:rPr>
        <w:tab/>
        <w:t xml:space="preserve">Danielmeier C, Wessel JR, Steinhauser M, Ullsperger M (2009) Modulation of the error-related negativity by response conflict. </w:t>
      </w:r>
      <w:r w:rsidRPr="00E87F4A">
        <w:rPr>
          <w:i/>
          <w:noProof/>
        </w:rPr>
        <w:t>Psychophysiology</w:t>
      </w:r>
      <w:r w:rsidRPr="00E87F4A">
        <w:rPr>
          <w:noProof/>
        </w:rPr>
        <w:t xml:space="preserve"> 46:1288-98.</w:t>
      </w:r>
    </w:p>
    <w:p w14:paraId="740CE021" w14:textId="77777777" w:rsidR="00E87F4A" w:rsidRPr="002A7213" w:rsidRDefault="00E87F4A" w:rsidP="00E87F4A">
      <w:pPr>
        <w:pStyle w:val="EndNoteBibliography"/>
        <w:ind w:left="720" w:hanging="720"/>
      </w:pPr>
      <w:r w:rsidRPr="00E87F4A">
        <w:rPr>
          <w:noProof/>
        </w:rPr>
        <w:t xml:space="preserve">22. </w:t>
      </w:r>
      <w:r w:rsidRPr="00E87F4A">
        <w:rPr>
          <w:noProof/>
        </w:rPr>
        <w:tab/>
        <w:t xml:space="preserve">Danielmeier C, Eichele T, Forstmann BU, Tittgemeyer M, Ullsperger M (2011) Posterior medial frontal cortex activity predicts post-error adaptations in task-related visual and motor areas. </w:t>
      </w:r>
      <w:r w:rsidRPr="002A7213">
        <w:rPr>
          <w:i/>
        </w:rPr>
        <w:t>J Neurosci</w:t>
      </w:r>
      <w:r w:rsidRPr="002A7213">
        <w:t xml:space="preserve"> 31:1780-9.</w:t>
      </w:r>
    </w:p>
    <w:p w14:paraId="5AECA8F1" w14:textId="77777777" w:rsidR="00E87F4A" w:rsidRPr="002A7213" w:rsidRDefault="00E87F4A" w:rsidP="00E87F4A">
      <w:pPr>
        <w:pStyle w:val="EndNoteBibliography"/>
        <w:ind w:left="720" w:hanging="720"/>
      </w:pPr>
      <w:r w:rsidRPr="002A7213">
        <w:t xml:space="preserve">23. </w:t>
      </w:r>
      <w:r w:rsidRPr="002A7213">
        <w:tab/>
        <w:t xml:space="preserve">Danielmeier C, Ullsperger M (2011) Post-error adjustments. </w:t>
      </w:r>
      <w:r w:rsidRPr="002A7213">
        <w:rPr>
          <w:i/>
        </w:rPr>
        <w:t>Front Psychol</w:t>
      </w:r>
      <w:r w:rsidRPr="002A7213">
        <w:t xml:space="preserve"> 2:233.</w:t>
      </w:r>
    </w:p>
    <w:p w14:paraId="0BC74E12" w14:textId="77777777" w:rsidR="00E87F4A" w:rsidRPr="00E87F4A" w:rsidRDefault="00E87F4A" w:rsidP="00E87F4A">
      <w:pPr>
        <w:pStyle w:val="EndNoteBibliography"/>
        <w:ind w:left="720" w:hanging="720"/>
        <w:rPr>
          <w:noProof/>
        </w:rPr>
      </w:pPr>
      <w:r w:rsidRPr="002A7213">
        <w:lastRenderedPageBreak/>
        <w:t xml:space="preserve">24. </w:t>
      </w:r>
      <w:r w:rsidRPr="002A7213">
        <w:tab/>
        <w:t xml:space="preserve">Darmani G, Bergmann TO, Butts Pauly K, Caskey CF, de Lecea L, Fomenko A, Fouragnan E, Legon W, Murphy KR, Nandi T, Phipps MA, Pinton G, Ramezanpour H, Sallet J, Yaakub SN, Yoo SS, Chen R (2022) Non-invasive transcranial ultrasound stimulation for neuromodulation. </w:t>
      </w:r>
      <w:r w:rsidRPr="00E87F4A">
        <w:rPr>
          <w:i/>
          <w:noProof/>
        </w:rPr>
        <w:t>Clin Neurophysiol</w:t>
      </w:r>
      <w:r w:rsidRPr="00E87F4A">
        <w:rPr>
          <w:noProof/>
        </w:rPr>
        <w:t xml:space="preserve"> 135:51-73.</w:t>
      </w:r>
    </w:p>
    <w:p w14:paraId="289977DC" w14:textId="5421C2BC" w:rsidR="00E87F4A" w:rsidRPr="00E87F4A" w:rsidRDefault="00E87F4A" w:rsidP="00E87F4A">
      <w:pPr>
        <w:pStyle w:val="EndNoteBibliography"/>
        <w:ind w:left="720" w:hanging="720"/>
        <w:rPr>
          <w:noProof/>
        </w:rPr>
      </w:pPr>
      <w:r w:rsidRPr="00E87F4A">
        <w:rPr>
          <w:noProof/>
        </w:rPr>
        <w:t xml:space="preserve"> </w:t>
      </w:r>
      <w:r w:rsidRPr="00E87F4A">
        <w:rPr>
          <w:noProof/>
        </w:rPr>
        <w:tab/>
        <w:t>Ritz H, Shenhav A (2022) Orthogonal neural encoding of targets and distractors</w:t>
      </w:r>
    </w:p>
    <w:p w14:paraId="3D904DA0" w14:textId="77777777" w:rsidR="00E87F4A" w:rsidRPr="00E87F4A" w:rsidRDefault="00E87F4A" w:rsidP="00E87F4A">
      <w:pPr>
        <w:pStyle w:val="EndNoteBibliography"/>
        <w:ind w:left="720" w:hanging="720"/>
        <w:rPr>
          <w:noProof/>
        </w:rPr>
      </w:pPr>
      <w:r w:rsidRPr="00E87F4A">
        <w:rPr>
          <w:noProof/>
        </w:rPr>
        <w:t xml:space="preserve">supports multivariate cognitive control. </w:t>
      </w:r>
      <w:r w:rsidRPr="00E87F4A">
        <w:rPr>
          <w:i/>
          <w:noProof/>
        </w:rPr>
        <w:t>bioRxiv</w:t>
      </w:r>
      <w:r w:rsidRPr="00E87F4A">
        <w:rPr>
          <w:noProof/>
        </w:rPr>
        <w:t>.</w:t>
      </w:r>
    </w:p>
    <w:p w14:paraId="79622838" w14:textId="54B59203" w:rsidR="00C83713" w:rsidRPr="003B2415" w:rsidRDefault="00595E34" w:rsidP="00C6105B">
      <w:pPr>
        <w:jc w:val="both"/>
      </w:pPr>
      <w:r>
        <w:fldChar w:fldCharType="end"/>
      </w:r>
    </w:p>
    <w:sectPr w:rsidR="00C83713" w:rsidRPr="003B2415" w:rsidSect="00493BD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Kim, Joonhwa" w:date="2024-11-09T17:07:00Z" w:initials="JK">
    <w:p w14:paraId="7890D67F" w14:textId="77777777" w:rsidR="00D26ACC" w:rsidRDefault="00D26ACC" w:rsidP="00D26ACC">
      <w:r>
        <w:rPr>
          <w:rStyle w:val="CommentReference"/>
        </w:rPr>
        <w:annotationRef/>
      </w:r>
      <w:r>
        <w:rPr>
          <w:color w:val="000000"/>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90D67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D8A03" w16cex:dateUtc="2024-11-09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0D67F" w16cid:durableId="534D8A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C6308"/>
    <w:multiLevelType w:val="hybridMultilevel"/>
    <w:tmpl w:val="3A4AAF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5A5C80"/>
    <w:multiLevelType w:val="hybridMultilevel"/>
    <w:tmpl w:val="B08445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631469"/>
    <w:multiLevelType w:val="hybridMultilevel"/>
    <w:tmpl w:val="C9AEC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FE5196"/>
    <w:multiLevelType w:val="hybridMultilevel"/>
    <w:tmpl w:val="FFFFFFFF"/>
    <w:lvl w:ilvl="0" w:tplc="5F24439A">
      <w:start w:val="1"/>
      <w:numFmt w:val="decimal"/>
      <w:lvlText w:val="%1)"/>
      <w:lvlJc w:val="left"/>
      <w:pPr>
        <w:ind w:left="720" w:hanging="360"/>
      </w:pPr>
    </w:lvl>
    <w:lvl w:ilvl="1" w:tplc="B9E05598">
      <w:start w:val="1"/>
      <w:numFmt w:val="lowerLetter"/>
      <w:lvlText w:val="%2."/>
      <w:lvlJc w:val="left"/>
      <w:pPr>
        <w:ind w:left="1440" w:hanging="360"/>
      </w:pPr>
    </w:lvl>
    <w:lvl w:ilvl="2" w:tplc="3628FF60">
      <w:start w:val="1"/>
      <w:numFmt w:val="lowerRoman"/>
      <w:lvlText w:val="%3."/>
      <w:lvlJc w:val="right"/>
      <w:pPr>
        <w:ind w:left="2160" w:hanging="180"/>
      </w:pPr>
    </w:lvl>
    <w:lvl w:ilvl="3" w:tplc="C188FE04">
      <w:start w:val="1"/>
      <w:numFmt w:val="decimal"/>
      <w:lvlText w:val="%4."/>
      <w:lvlJc w:val="left"/>
      <w:pPr>
        <w:ind w:left="2880" w:hanging="360"/>
      </w:pPr>
    </w:lvl>
    <w:lvl w:ilvl="4" w:tplc="7AC8DC7C">
      <w:start w:val="1"/>
      <w:numFmt w:val="lowerLetter"/>
      <w:lvlText w:val="%5."/>
      <w:lvlJc w:val="left"/>
      <w:pPr>
        <w:ind w:left="3600" w:hanging="360"/>
      </w:pPr>
    </w:lvl>
    <w:lvl w:ilvl="5" w:tplc="13723C26">
      <w:start w:val="1"/>
      <w:numFmt w:val="lowerRoman"/>
      <w:lvlText w:val="%6."/>
      <w:lvlJc w:val="right"/>
      <w:pPr>
        <w:ind w:left="4320" w:hanging="180"/>
      </w:pPr>
    </w:lvl>
    <w:lvl w:ilvl="6" w:tplc="E2EE662C">
      <w:start w:val="1"/>
      <w:numFmt w:val="decimal"/>
      <w:lvlText w:val="%7."/>
      <w:lvlJc w:val="left"/>
      <w:pPr>
        <w:ind w:left="5040" w:hanging="360"/>
      </w:pPr>
    </w:lvl>
    <w:lvl w:ilvl="7" w:tplc="2CBC9348">
      <w:start w:val="1"/>
      <w:numFmt w:val="lowerLetter"/>
      <w:lvlText w:val="%8."/>
      <w:lvlJc w:val="left"/>
      <w:pPr>
        <w:ind w:left="5760" w:hanging="360"/>
      </w:pPr>
    </w:lvl>
    <w:lvl w:ilvl="8" w:tplc="C51E9B76">
      <w:start w:val="1"/>
      <w:numFmt w:val="lowerRoman"/>
      <w:lvlText w:val="%9."/>
      <w:lvlJc w:val="right"/>
      <w:pPr>
        <w:ind w:left="6480" w:hanging="180"/>
      </w:pPr>
    </w:lvl>
  </w:abstractNum>
  <w:num w:numId="1" w16cid:durableId="1727491572">
    <w:abstractNumId w:val="3"/>
  </w:num>
  <w:num w:numId="2" w16cid:durableId="157040839">
    <w:abstractNumId w:val="2"/>
  </w:num>
  <w:num w:numId="3" w16cid:durableId="1967613140">
    <w:abstractNumId w:val="1"/>
  </w:num>
  <w:num w:numId="4" w16cid:durableId="3435548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nassar@gmail.com">
    <w15:presenceInfo w15:providerId="Windows Live" w15:userId="1d8e93ff8f0f91f3"/>
  </w15:person>
  <w15:person w15:author="Kim, Joonhwa">
    <w15:presenceInfo w15:providerId="AD" w15:userId="S::jkim116@ad.brown.edu::b50555bf-8a72-4973-8584-d9bbaa6e1a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roposals4&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p5dt9p9p0rr9exz935twzaeaveax2asdvx&quot;&gt;CRCNS&lt;record-ids&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4&lt;/item&gt;&lt;item&gt;215&lt;/item&gt;&lt;item&gt;216&lt;/item&gt;&lt;item&gt;217&lt;/item&gt;&lt;item&gt;218&lt;/item&gt;&lt;item&gt;219&lt;/item&gt;&lt;item&gt;220&lt;/item&gt;&lt;item&gt;221&lt;/item&gt;&lt;item&gt;222&lt;/item&gt;&lt;item&gt;223&lt;/item&gt;&lt;item&gt;224&lt;/item&gt;&lt;item&gt;225&lt;/item&gt;&lt;item&gt;226&lt;/item&gt;&lt;item&gt;227&lt;/item&gt;&lt;item&gt;228&lt;/item&gt;&lt;item&gt;232&lt;/item&gt;&lt;item&gt;233&lt;/item&gt;&lt;item&gt;234&lt;/item&gt;&lt;item&gt;235&lt;/item&gt;&lt;item&gt;236&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4&lt;/item&gt;&lt;item&gt;255&lt;/item&gt;&lt;item&gt;256&lt;/item&gt;&lt;item&gt;257&lt;/item&gt;&lt;item&gt;258&lt;/item&gt;&lt;item&gt;259&lt;/item&gt;&lt;item&gt;260&lt;/item&gt;&lt;item&gt;261&lt;/item&gt;&lt;item&gt;262&lt;/item&gt;&lt;item&gt;263&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record-ids&gt;&lt;/item&gt;&lt;/Libraries&gt;"/>
  </w:docVars>
  <w:rsids>
    <w:rsidRoot w:val="004E1CBF"/>
    <w:rsid w:val="0000185F"/>
    <w:rsid w:val="000019D8"/>
    <w:rsid w:val="00001A6B"/>
    <w:rsid w:val="00003F60"/>
    <w:rsid w:val="0000495F"/>
    <w:rsid w:val="00004BF9"/>
    <w:rsid w:val="00005A7E"/>
    <w:rsid w:val="00006A66"/>
    <w:rsid w:val="000100AE"/>
    <w:rsid w:val="00011168"/>
    <w:rsid w:val="00011B1F"/>
    <w:rsid w:val="000153D6"/>
    <w:rsid w:val="000153FD"/>
    <w:rsid w:val="000157A4"/>
    <w:rsid w:val="00015FA8"/>
    <w:rsid w:val="000166A2"/>
    <w:rsid w:val="00017FBC"/>
    <w:rsid w:val="00020846"/>
    <w:rsid w:val="000219F5"/>
    <w:rsid w:val="00021CA0"/>
    <w:rsid w:val="000222A9"/>
    <w:rsid w:val="000238B2"/>
    <w:rsid w:val="00023B4C"/>
    <w:rsid w:val="00024006"/>
    <w:rsid w:val="000263B8"/>
    <w:rsid w:val="00027AAB"/>
    <w:rsid w:val="0003110D"/>
    <w:rsid w:val="000320D1"/>
    <w:rsid w:val="0003323C"/>
    <w:rsid w:val="00033C11"/>
    <w:rsid w:val="000367CB"/>
    <w:rsid w:val="00036DEB"/>
    <w:rsid w:val="00037320"/>
    <w:rsid w:val="000406AA"/>
    <w:rsid w:val="000406C9"/>
    <w:rsid w:val="00041394"/>
    <w:rsid w:val="00042065"/>
    <w:rsid w:val="000420C6"/>
    <w:rsid w:val="00042F32"/>
    <w:rsid w:val="00043C43"/>
    <w:rsid w:val="00043C50"/>
    <w:rsid w:val="00046B80"/>
    <w:rsid w:val="00047113"/>
    <w:rsid w:val="0004719B"/>
    <w:rsid w:val="000500B4"/>
    <w:rsid w:val="000504B2"/>
    <w:rsid w:val="00050C15"/>
    <w:rsid w:val="00051927"/>
    <w:rsid w:val="00051A11"/>
    <w:rsid w:val="00051DB7"/>
    <w:rsid w:val="00052417"/>
    <w:rsid w:val="000529D0"/>
    <w:rsid w:val="00052A3F"/>
    <w:rsid w:val="00053630"/>
    <w:rsid w:val="0005369A"/>
    <w:rsid w:val="00053754"/>
    <w:rsid w:val="00053F60"/>
    <w:rsid w:val="00055BB6"/>
    <w:rsid w:val="00057F44"/>
    <w:rsid w:val="00060040"/>
    <w:rsid w:val="00062245"/>
    <w:rsid w:val="00062ADA"/>
    <w:rsid w:val="00064028"/>
    <w:rsid w:val="00064705"/>
    <w:rsid w:val="00064FAA"/>
    <w:rsid w:val="00065BC2"/>
    <w:rsid w:val="00065C9E"/>
    <w:rsid w:val="00066551"/>
    <w:rsid w:val="000674FB"/>
    <w:rsid w:val="000678D8"/>
    <w:rsid w:val="00070C4B"/>
    <w:rsid w:val="00070F6F"/>
    <w:rsid w:val="00071DC2"/>
    <w:rsid w:val="00072B7E"/>
    <w:rsid w:val="00072FCF"/>
    <w:rsid w:val="000732B9"/>
    <w:rsid w:val="00073433"/>
    <w:rsid w:val="0007401C"/>
    <w:rsid w:val="00074883"/>
    <w:rsid w:val="0007599C"/>
    <w:rsid w:val="000759A8"/>
    <w:rsid w:val="00075B6B"/>
    <w:rsid w:val="00075BA4"/>
    <w:rsid w:val="0007643A"/>
    <w:rsid w:val="00077101"/>
    <w:rsid w:val="000800EC"/>
    <w:rsid w:val="00082E29"/>
    <w:rsid w:val="00086BAA"/>
    <w:rsid w:val="00086F4E"/>
    <w:rsid w:val="00092118"/>
    <w:rsid w:val="0009443A"/>
    <w:rsid w:val="000956D2"/>
    <w:rsid w:val="00096D7A"/>
    <w:rsid w:val="000971BB"/>
    <w:rsid w:val="000A064D"/>
    <w:rsid w:val="000A21A5"/>
    <w:rsid w:val="000A3A1E"/>
    <w:rsid w:val="000A4E7A"/>
    <w:rsid w:val="000A76DD"/>
    <w:rsid w:val="000B1229"/>
    <w:rsid w:val="000B3B01"/>
    <w:rsid w:val="000B4019"/>
    <w:rsid w:val="000B4B74"/>
    <w:rsid w:val="000B4CC5"/>
    <w:rsid w:val="000B53B1"/>
    <w:rsid w:val="000B63C8"/>
    <w:rsid w:val="000B747B"/>
    <w:rsid w:val="000C2565"/>
    <w:rsid w:val="000C2607"/>
    <w:rsid w:val="000C3094"/>
    <w:rsid w:val="000C35EF"/>
    <w:rsid w:val="000C3D02"/>
    <w:rsid w:val="000C4DFF"/>
    <w:rsid w:val="000C5BA3"/>
    <w:rsid w:val="000C5D6C"/>
    <w:rsid w:val="000C6028"/>
    <w:rsid w:val="000C6866"/>
    <w:rsid w:val="000C6881"/>
    <w:rsid w:val="000D05C0"/>
    <w:rsid w:val="000D11C0"/>
    <w:rsid w:val="000D13AE"/>
    <w:rsid w:val="000D1808"/>
    <w:rsid w:val="000D3AA7"/>
    <w:rsid w:val="000D3F05"/>
    <w:rsid w:val="000D6699"/>
    <w:rsid w:val="000D6FEF"/>
    <w:rsid w:val="000E08E0"/>
    <w:rsid w:val="000E0E79"/>
    <w:rsid w:val="000E14CB"/>
    <w:rsid w:val="000E1EF3"/>
    <w:rsid w:val="000E293E"/>
    <w:rsid w:val="000E3C32"/>
    <w:rsid w:val="000E54D2"/>
    <w:rsid w:val="000E5BB4"/>
    <w:rsid w:val="000E6126"/>
    <w:rsid w:val="000E6590"/>
    <w:rsid w:val="000E6792"/>
    <w:rsid w:val="000E67E9"/>
    <w:rsid w:val="000E73ED"/>
    <w:rsid w:val="000E7422"/>
    <w:rsid w:val="000E7928"/>
    <w:rsid w:val="000F0709"/>
    <w:rsid w:val="000F0829"/>
    <w:rsid w:val="000F256F"/>
    <w:rsid w:val="000F364C"/>
    <w:rsid w:val="000F3FCC"/>
    <w:rsid w:val="000F4980"/>
    <w:rsid w:val="000F7171"/>
    <w:rsid w:val="00102BDD"/>
    <w:rsid w:val="00102FB8"/>
    <w:rsid w:val="00103744"/>
    <w:rsid w:val="0010405C"/>
    <w:rsid w:val="00104106"/>
    <w:rsid w:val="00105471"/>
    <w:rsid w:val="00107BA6"/>
    <w:rsid w:val="00110263"/>
    <w:rsid w:val="00110825"/>
    <w:rsid w:val="00110ADE"/>
    <w:rsid w:val="00112D19"/>
    <w:rsid w:val="00114EBB"/>
    <w:rsid w:val="0011533B"/>
    <w:rsid w:val="00117DC1"/>
    <w:rsid w:val="00117E05"/>
    <w:rsid w:val="00120770"/>
    <w:rsid w:val="0012088B"/>
    <w:rsid w:val="00121B39"/>
    <w:rsid w:val="00122EDB"/>
    <w:rsid w:val="00123090"/>
    <w:rsid w:val="00125143"/>
    <w:rsid w:val="0012642D"/>
    <w:rsid w:val="00130913"/>
    <w:rsid w:val="00131DCD"/>
    <w:rsid w:val="00134801"/>
    <w:rsid w:val="001361C2"/>
    <w:rsid w:val="00140639"/>
    <w:rsid w:val="00140A6A"/>
    <w:rsid w:val="0014255E"/>
    <w:rsid w:val="0014384B"/>
    <w:rsid w:val="00143CE8"/>
    <w:rsid w:val="00144057"/>
    <w:rsid w:val="00144E31"/>
    <w:rsid w:val="0014587A"/>
    <w:rsid w:val="00145B16"/>
    <w:rsid w:val="00146ECF"/>
    <w:rsid w:val="00150E04"/>
    <w:rsid w:val="00151CE3"/>
    <w:rsid w:val="00152192"/>
    <w:rsid w:val="001523A1"/>
    <w:rsid w:val="00152D15"/>
    <w:rsid w:val="00153EE9"/>
    <w:rsid w:val="00154150"/>
    <w:rsid w:val="00155117"/>
    <w:rsid w:val="00155665"/>
    <w:rsid w:val="001567BE"/>
    <w:rsid w:val="00156E86"/>
    <w:rsid w:val="00161D28"/>
    <w:rsid w:val="00163501"/>
    <w:rsid w:val="00163832"/>
    <w:rsid w:val="001648D6"/>
    <w:rsid w:val="00164AF4"/>
    <w:rsid w:val="00164B7A"/>
    <w:rsid w:val="00165C46"/>
    <w:rsid w:val="001669B1"/>
    <w:rsid w:val="0017096F"/>
    <w:rsid w:val="001722B4"/>
    <w:rsid w:val="0017365A"/>
    <w:rsid w:val="001736CA"/>
    <w:rsid w:val="00173702"/>
    <w:rsid w:val="00174352"/>
    <w:rsid w:val="00175666"/>
    <w:rsid w:val="001758A4"/>
    <w:rsid w:val="00175E85"/>
    <w:rsid w:val="001762EA"/>
    <w:rsid w:val="00176628"/>
    <w:rsid w:val="00176AD5"/>
    <w:rsid w:val="0018014B"/>
    <w:rsid w:val="00182194"/>
    <w:rsid w:val="00183047"/>
    <w:rsid w:val="00183405"/>
    <w:rsid w:val="001849DF"/>
    <w:rsid w:val="00184FA3"/>
    <w:rsid w:val="00186287"/>
    <w:rsid w:val="001863E3"/>
    <w:rsid w:val="00190A1A"/>
    <w:rsid w:val="00190B88"/>
    <w:rsid w:val="0019127F"/>
    <w:rsid w:val="00191ABB"/>
    <w:rsid w:val="00194D73"/>
    <w:rsid w:val="001959B9"/>
    <w:rsid w:val="00197A18"/>
    <w:rsid w:val="00197D21"/>
    <w:rsid w:val="001A0E5C"/>
    <w:rsid w:val="001A1CB7"/>
    <w:rsid w:val="001A2098"/>
    <w:rsid w:val="001A2684"/>
    <w:rsid w:val="001A2A77"/>
    <w:rsid w:val="001A2EB2"/>
    <w:rsid w:val="001A3EB6"/>
    <w:rsid w:val="001A4359"/>
    <w:rsid w:val="001A509E"/>
    <w:rsid w:val="001A591F"/>
    <w:rsid w:val="001A74F4"/>
    <w:rsid w:val="001B0916"/>
    <w:rsid w:val="001B0AB7"/>
    <w:rsid w:val="001B0D1D"/>
    <w:rsid w:val="001B24C9"/>
    <w:rsid w:val="001B2878"/>
    <w:rsid w:val="001B384A"/>
    <w:rsid w:val="001B3F0C"/>
    <w:rsid w:val="001B40D1"/>
    <w:rsid w:val="001B4536"/>
    <w:rsid w:val="001B4DDA"/>
    <w:rsid w:val="001B61F8"/>
    <w:rsid w:val="001B6892"/>
    <w:rsid w:val="001B6A9E"/>
    <w:rsid w:val="001C1248"/>
    <w:rsid w:val="001C13E5"/>
    <w:rsid w:val="001C1747"/>
    <w:rsid w:val="001C3A6E"/>
    <w:rsid w:val="001C3E12"/>
    <w:rsid w:val="001C3E4D"/>
    <w:rsid w:val="001C3F8E"/>
    <w:rsid w:val="001C4CE4"/>
    <w:rsid w:val="001C5D9B"/>
    <w:rsid w:val="001C736F"/>
    <w:rsid w:val="001D17CD"/>
    <w:rsid w:val="001D1928"/>
    <w:rsid w:val="001D2EDB"/>
    <w:rsid w:val="001D3194"/>
    <w:rsid w:val="001D34D7"/>
    <w:rsid w:val="001D52CF"/>
    <w:rsid w:val="001D5923"/>
    <w:rsid w:val="001D5EB3"/>
    <w:rsid w:val="001E1B10"/>
    <w:rsid w:val="001E4197"/>
    <w:rsid w:val="001E47FB"/>
    <w:rsid w:val="001E503F"/>
    <w:rsid w:val="001E5052"/>
    <w:rsid w:val="001E5712"/>
    <w:rsid w:val="001E6DF0"/>
    <w:rsid w:val="001E79A9"/>
    <w:rsid w:val="001E7CEB"/>
    <w:rsid w:val="001F13BC"/>
    <w:rsid w:val="001F5693"/>
    <w:rsid w:val="001F6782"/>
    <w:rsid w:val="001F75B2"/>
    <w:rsid w:val="001F795F"/>
    <w:rsid w:val="001F7AFD"/>
    <w:rsid w:val="00200287"/>
    <w:rsid w:val="0020192F"/>
    <w:rsid w:val="00202A35"/>
    <w:rsid w:val="0020678C"/>
    <w:rsid w:val="00206D84"/>
    <w:rsid w:val="002076D5"/>
    <w:rsid w:val="00207BAA"/>
    <w:rsid w:val="002109A4"/>
    <w:rsid w:val="00211E06"/>
    <w:rsid w:val="00212745"/>
    <w:rsid w:val="00212783"/>
    <w:rsid w:val="00213738"/>
    <w:rsid w:val="002142C3"/>
    <w:rsid w:val="00214D5E"/>
    <w:rsid w:val="00215C97"/>
    <w:rsid w:val="00216A5B"/>
    <w:rsid w:val="00216C1C"/>
    <w:rsid w:val="002170D4"/>
    <w:rsid w:val="00217A73"/>
    <w:rsid w:val="00220137"/>
    <w:rsid w:val="00220CC0"/>
    <w:rsid w:val="0022168D"/>
    <w:rsid w:val="002217EB"/>
    <w:rsid w:val="0022280A"/>
    <w:rsid w:val="00223353"/>
    <w:rsid w:val="00223426"/>
    <w:rsid w:val="00224105"/>
    <w:rsid w:val="0022519A"/>
    <w:rsid w:val="00225658"/>
    <w:rsid w:val="00225E58"/>
    <w:rsid w:val="00225F81"/>
    <w:rsid w:val="002262AE"/>
    <w:rsid w:val="0022675B"/>
    <w:rsid w:val="00227D42"/>
    <w:rsid w:val="0023017D"/>
    <w:rsid w:val="0023020A"/>
    <w:rsid w:val="002313EB"/>
    <w:rsid w:val="00232A03"/>
    <w:rsid w:val="00232AF1"/>
    <w:rsid w:val="00233697"/>
    <w:rsid w:val="0023418E"/>
    <w:rsid w:val="00234218"/>
    <w:rsid w:val="002349FB"/>
    <w:rsid w:val="00234C19"/>
    <w:rsid w:val="00235F5A"/>
    <w:rsid w:val="002367F0"/>
    <w:rsid w:val="002405D1"/>
    <w:rsid w:val="002406A5"/>
    <w:rsid w:val="002409DB"/>
    <w:rsid w:val="00241FE8"/>
    <w:rsid w:val="0024238D"/>
    <w:rsid w:val="0024276F"/>
    <w:rsid w:val="00242C04"/>
    <w:rsid w:val="00243811"/>
    <w:rsid w:val="00244461"/>
    <w:rsid w:val="00247B7D"/>
    <w:rsid w:val="00250027"/>
    <w:rsid w:val="002503F8"/>
    <w:rsid w:val="0025092B"/>
    <w:rsid w:val="002514E1"/>
    <w:rsid w:val="00251816"/>
    <w:rsid w:val="00251911"/>
    <w:rsid w:val="00252D1C"/>
    <w:rsid w:val="00253EFF"/>
    <w:rsid w:val="002551AE"/>
    <w:rsid w:val="002575C8"/>
    <w:rsid w:val="002576AA"/>
    <w:rsid w:val="002605F4"/>
    <w:rsid w:val="0026072A"/>
    <w:rsid w:val="00261676"/>
    <w:rsid w:val="002623D2"/>
    <w:rsid w:val="00262666"/>
    <w:rsid w:val="0026291A"/>
    <w:rsid w:val="002630CE"/>
    <w:rsid w:val="00264D29"/>
    <w:rsid w:val="00265198"/>
    <w:rsid w:val="0027000C"/>
    <w:rsid w:val="00272DD1"/>
    <w:rsid w:val="00273E6B"/>
    <w:rsid w:val="002740EA"/>
    <w:rsid w:val="00276535"/>
    <w:rsid w:val="00276A7D"/>
    <w:rsid w:val="00277049"/>
    <w:rsid w:val="002773B9"/>
    <w:rsid w:val="00280E3A"/>
    <w:rsid w:val="00281EC6"/>
    <w:rsid w:val="00282664"/>
    <w:rsid w:val="0028435E"/>
    <w:rsid w:val="00284CE2"/>
    <w:rsid w:val="00284E6B"/>
    <w:rsid w:val="002850AA"/>
    <w:rsid w:val="00286050"/>
    <w:rsid w:val="002860EE"/>
    <w:rsid w:val="0028622D"/>
    <w:rsid w:val="00286E9D"/>
    <w:rsid w:val="002871B3"/>
    <w:rsid w:val="002874B0"/>
    <w:rsid w:val="0029008F"/>
    <w:rsid w:val="002904A8"/>
    <w:rsid w:val="00290B93"/>
    <w:rsid w:val="00292CD1"/>
    <w:rsid w:val="002935CC"/>
    <w:rsid w:val="00293C68"/>
    <w:rsid w:val="00295E13"/>
    <w:rsid w:val="002A0374"/>
    <w:rsid w:val="002A0E59"/>
    <w:rsid w:val="002A0EB2"/>
    <w:rsid w:val="002A23A1"/>
    <w:rsid w:val="002A31A4"/>
    <w:rsid w:val="002A3B76"/>
    <w:rsid w:val="002A430A"/>
    <w:rsid w:val="002A4FDC"/>
    <w:rsid w:val="002A5384"/>
    <w:rsid w:val="002A6AC9"/>
    <w:rsid w:val="002A7213"/>
    <w:rsid w:val="002A7C32"/>
    <w:rsid w:val="002B0BA2"/>
    <w:rsid w:val="002B0C8C"/>
    <w:rsid w:val="002B2C42"/>
    <w:rsid w:val="002B3340"/>
    <w:rsid w:val="002B5061"/>
    <w:rsid w:val="002B68B6"/>
    <w:rsid w:val="002B7D30"/>
    <w:rsid w:val="002B7F26"/>
    <w:rsid w:val="002C2D6A"/>
    <w:rsid w:val="002C3392"/>
    <w:rsid w:val="002C3B95"/>
    <w:rsid w:val="002C3FA7"/>
    <w:rsid w:val="002C56C3"/>
    <w:rsid w:val="002D3BB5"/>
    <w:rsid w:val="002D3E19"/>
    <w:rsid w:val="002D4E40"/>
    <w:rsid w:val="002D725A"/>
    <w:rsid w:val="002D748E"/>
    <w:rsid w:val="002E0064"/>
    <w:rsid w:val="002E0900"/>
    <w:rsid w:val="002E2D5B"/>
    <w:rsid w:val="002E3314"/>
    <w:rsid w:val="002E6AC9"/>
    <w:rsid w:val="002F01DE"/>
    <w:rsid w:val="002F3048"/>
    <w:rsid w:val="002F32E6"/>
    <w:rsid w:val="002F3A89"/>
    <w:rsid w:val="002F437D"/>
    <w:rsid w:val="002F5319"/>
    <w:rsid w:val="002F5AD3"/>
    <w:rsid w:val="002F6AB6"/>
    <w:rsid w:val="002F6E39"/>
    <w:rsid w:val="002F72DB"/>
    <w:rsid w:val="003018A9"/>
    <w:rsid w:val="00301A53"/>
    <w:rsid w:val="00301EEC"/>
    <w:rsid w:val="00302444"/>
    <w:rsid w:val="0030245E"/>
    <w:rsid w:val="00304075"/>
    <w:rsid w:val="0030642C"/>
    <w:rsid w:val="00311038"/>
    <w:rsid w:val="0031111F"/>
    <w:rsid w:val="003132A6"/>
    <w:rsid w:val="003135B7"/>
    <w:rsid w:val="0031409E"/>
    <w:rsid w:val="0031582F"/>
    <w:rsid w:val="00316853"/>
    <w:rsid w:val="00317B8E"/>
    <w:rsid w:val="003205DB"/>
    <w:rsid w:val="003224E7"/>
    <w:rsid w:val="00322C09"/>
    <w:rsid w:val="00322C95"/>
    <w:rsid w:val="00323ADB"/>
    <w:rsid w:val="00323FF9"/>
    <w:rsid w:val="0032416D"/>
    <w:rsid w:val="00324A4F"/>
    <w:rsid w:val="00325690"/>
    <w:rsid w:val="003269CF"/>
    <w:rsid w:val="00326EB1"/>
    <w:rsid w:val="00327867"/>
    <w:rsid w:val="00331374"/>
    <w:rsid w:val="00331CA6"/>
    <w:rsid w:val="00332204"/>
    <w:rsid w:val="00334931"/>
    <w:rsid w:val="00334CC6"/>
    <w:rsid w:val="00336225"/>
    <w:rsid w:val="00336848"/>
    <w:rsid w:val="00336DA7"/>
    <w:rsid w:val="0034051F"/>
    <w:rsid w:val="003418F2"/>
    <w:rsid w:val="00341F5C"/>
    <w:rsid w:val="003420BF"/>
    <w:rsid w:val="00342E32"/>
    <w:rsid w:val="0034447B"/>
    <w:rsid w:val="00344B66"/>
    <w:rsid w:val="00346845"/>
    <w:rsid w:val="003471E4"/>
    <w:rsid w:val="0034735F"/>
    <w:rsid w:val="00347387"/>
    <w:rsid w:val="0035036F"/>
    <w:rsid w:val="00350623"/>
    <w:rsid w:val="003507DA"/>
    <w:rsid w:val="003510AE"/>
    <w:rsid w:val="003528A2"/>
    <w:rsid w:val="00353499"/>
    <w:rsid w:val="00354CD7"/>
    <w:rsid w:val="00357473"/>
    <w:rsid w:val="00360064"/>
    <w:rsid w:val="00360EC3"/>
    <w:rsid w:val="00361691"/>
    <w:rsid w:val="003617B6"/>
    <w:rsid w:val="00362321"/>
    <w:rsid w:val="0036237C"/>
    <w:rsid w:val="003637D3"/>
    <w:rsid w:val="00363A8A"/>
    <w:rsid w:val="00364196"/>
    <w:rsid w:val="00364F72"/>
    <w:rsid w:val="0036589F"/>
    <w:rsid w:val="0036642B"/>
    <w:rsid w:val="00367F7C"/>
    <w:rsid w:val="003711B2"/>
    <w:rsid w:val="0037122F"/>
    <w:rsid w:val="00371A83"/>
    <w:rsid w:val="003720E5"/>
    <w:rsid w:val="00372383"/>
    <w:rsid w:val="00373A3F"/>
    <w:rsid w:val="003768B5"/>
    <w:rsid w:val="00376C9A"/>
    <w:rsid w:val="003800CA"/>
    <w:rsid w:val="00381011"/>
    <w:rsid w:val="003815F5"/>
    <w:rsid w:val="003822E7"/>
    <w:rsid w:val="0038388B"/>
    <w:rsid w:val="0038410F"/>
    <w:rsid w:val="00384873"/>
    <w:rsid w:val="00384A3D"/>
    <w:rsid w:val="003856C4"/>
    <w:rsid w:val="0038651F"/>
    <w:rsid w:val="00387691"/>
    <w:rsid w:val="00387E7D"/>
    <w:rsid w:val="0039115A"/>
    <w:rsid w:val="0039177F"/>
    <w:rsid w:val="003927C1"/>
    <w:rsid w:val="003933EE"/>
    <w:rsid w:val="00393FE3"/>
    <w:rsid w:val="00395B61"/>
    <w:rsid w:val="00395C7C"/>
    <w:rsid w:val="0039604A"/>
    <w:rsid w:val="0039655D"/>
    <w:rsid w:val="00396DBE"/>
    <w:rsid w:val="003A0492"/>
    <w:rsid w:val="003A05A2"/>
    <w:rsid w:val="003A05CD"/>
    <w:rsid w:val="003A0604"/>
    <w:rsid w:val="003A1BEE"/>
    <w:rsid w:val="003A31F0"/>
    <w:rsid w:val="003A3253"/>
    <w:rsid w:val="003A367C"/>
    <w:rsid w:val="003A3B48"/>
    <w:rsid w:val="003A4230"/>
    <w:rsid w:val="003A46D5"/>
    <w:rsid w:val="003A49D1"/>
    <w:rsid w:val="003A4F1F"/>
    <w:rsid w:val="003A5567"/>
    <w:rsid w:val="003A5B06"/>
    <w:rsid w:val="003A5C96"/>
    <w:rsid w:val="003A6024"/>
    <w:rsid w:val="003A7B85"/>
    <w:rsid w:val="003B044C"/>
    <w:rsid w:val="003B1A3E"/>
    <w:rsid w:val="003B1BC0"/>
    <w:rsid w:val="003B2103"/>
    <w:rsid w:val="003B222F"/>
    <w:rsid w:val="003B2415"/>
    <w:rsid w:val="003B2AF5"/>
    <w:rsid w:val="003B3423"/>
    <w:rsid w:val="003B553F"/>
    <w:rsid w:val="003B667F"/>
    <w:rsid w:val="003B6B20"/>
    <w:rsid w:val="003B6C7B"/>
    <w:rsid w:val="003C0A5B"/>
    <w:rsid w:val="003C0A68"/>
    <w:rsid w:val="003C0B22"/>
    <w:rsid w:val="003C1273"/>
    <w:rsid w:val="003C1E0B"/>
    <w:rsid w:val="003C26BE"/>
    <w:rsid w:val="003C4D46"/>
    <w:rsid w:val="003C7889"/>
    <w:rsid w:val="003C7EB4"/>
    <w:rsid w:val="003D0B1F"/>
    <w:rsid w:val="003D4456"/>
    <w:rsid w:val="003D68B8"/>
    <w:rsid w:val="003E1DF9"/>
    <w:rsid w:val="003E1E63"/>
    <w:rsid w:val="003E3638"/>
    <w:rsid w:val="003E369A"/>
    <w:rsid w:val="003E5B86"/>
    <w:rsid w:val="003E5E05"/>
    <w:rsid w:val="003E5F3A"/>
    <w:rsid w:val="003E64BF"/>
    <w:rsid w:val="003E65EF"/>
    <w:rsid w:val="003E7F70"/>
    <w:rsid w:val="003F1ECB"/>
    <w:rsid w:val="003F231F"/>
    <w:rsid w:val="003F4FA5"/>
    <w:rsid w:val="003F5035"/>
    <w:rsid w:val="004011B1"/>
    <w:rsid w:val="00401D9E"/>
    <w:rsid w:val="00402352"/>
    <w:rsid w:val="00402C0F"/>
    <w:rsid w:val="00404029"/>
    <w:rsid w:val="004042E0"/>
    <w:rsid w:val="004043B9"/>
    <w:rsid w:val="0040459B"/>
    <w:rsid w:val="00405244"/>
    <w:rsid w:val="00412AD3"/>
    <w:rsid w:val="00412BDB"/>
    <w:rsid w:val="004140B1"/>
    <w:rsid w:val="00414DBA"/>
    <w:rsid w:val="00416BEB"/>
    <w:rsid w:val="0042043B"/>
    <w:rsid w:val="00420894"/>
    <w:rsid w:val="00421176"/>
    <w:rsid w:val="00425643"/>
    <w:rsid w:val="00425DAC"/>
    <w:rsid w:val="00426317"/>
    <w:rsid w:val="00426D16"/>
    <w:rsid w:val="0042704C"/>
    <w:rsid w:val="00427C2A"/>
    <w:rsid w:val="0043003D"/>
    <w:rsid w:val="00430BFF"/>
    <w:rsid w:val="00430C34"/>
    <w:rsid w:val="0043156A"/>
    <w:rsid w:val="004327CF"/>
    <w:rsid w:val="00433F27"/>
    <w:rsid w:val="00434D2D"/>
    <w:rsid w:val="00436341"/>
    <w:rsid w:val="0043670C"/>
    <w:rsid w:val="00437A0B"/>
    <w:rsid w:val="0044031D"/>
    <w:rsid w:val="00440DDE"/>
    <w:rsid w:val="004414A2"/>
    <w:rsid w:val="00441AB7"/>
    <w:rsid w:val="00441F8E"/>
    <w:rsid w:val="00442E30"/>
    <w:rsid w:val="00442F0C"/>
    <w:rsid w:val="004437B0"/>
    <w:rsid w:val="00443992"/>
    <w:rsid w:val="00444190"/>
    <w:rsid w:val="00445768"/>
    <w:rsid w:val="0044737E"/>
    <w:rsid w:val="00447381"/>
    <w:rsid w:val="0044752C"/>
    <w:rsid w:val="004509D9"/>
    <w:rsid w:val="00451193"/>
    <w:rsid w:val="004515F6"/>
    <w:rsid w:val="00451DC7"/>
    <w:rsid w:val="00453A15"/>
    <w:rsid w:val="00454417"/>
    <w:rsid w:val="004561F5"/>
    <w:rsid w:val="004562CB"/>
    <w:rsid w:val="004602F4"/>
    <w:rsid w:val="004609AC"/>
    <w:rsid w:val="004634A5"/>
    <w:rsid w:val="0046420B"/>
    <w:rsid w:val="004645D2"/>
    <w:rsid w:val="0046476B"/>
    <w:rsid w:val="004664ED"/>
    <w:rsid w:val="00466DC8"/>
    <w:rsid w:val="00466E04"/>
    <w:rsid w:val="0046709B"/>
    <w:rsid w:val="004672AF"/>
    <w:rsid w:val="00472A4E"/>
    <w:rsid w:val="00473D54"/>
    <w:rsid w:val="0047400C"/>
    <w:rsid w:val="00474984"/>
    <w:rsid w:val="00474E43"/>
    <w:rsid w:val="004773AA"/>
    <w:rsid w:val="004776DA"/>
    <w:rsid w:val="004778DA"/>
    <w:rsid w:val="004809EE"/>
    <w:rsid w:val="0048179A"/>
    <w:rsid w:val="00483FE2"/>
    <w:rsid w:val="00484A35"/>
    <w:rsid w:val="0048510C"/>
    <w:rsid w:val="0048773F"/>
    <w:rsid w:val="00487CB6"/>
    <w:rsid w:val="00487D27"/>
    <w:rsid w:val="0049102A"/>
    <w:rsid w:val="00492EFF"/>
    <w:rsid w:val="00493BD6"/>
    <w:rsid w:val="00494D6D"/>
    <w:rsid w:val="004964EE"/>
    <w:rsid w:val="004A1F07"/>
    <w:rsid w:val="004A20DD"/>
    <w:rsid w:val="004A3209"/>
    <w:rsid w:val="004A366F"/>
    <w:rsid w:val="004A443F"/>
    <w:rsid w:val="004A4B5A"/>
    <w:rsid w:val="004A64E2"/>
    <w:rsid w:val="004A6B2B"/>
    <w:rsid w:val="004A76EA"/>
    <w:rsid w:val="004A7B25"/>
    <w:rsid w:val="004B526B"/>
    <w:rsid w:val="004B58FF"/>
    <w:rsid w:val="004B6542"/>
    <w:rsid w:val="004B6DA8"/>
    <w:rsid w:val="004B7111"/>
    <w:rsid w:val="004B76B3"/>
    <w:rsid w:val="004B7E91"/>
    <w:rsid w:val="004C0377"/>
    <w:rsid w:val="004C075A"/>
    <w:rsid w:val="004C0A10"/>
    <w:rsid w:val="004C0DAB"/>
    <w:rsid w:val="004C1317"/>
    <w:rsid w:val="004C3026"/>
    <w:rsid w:val="004C31B9"/>
    <w:rsid w:val="004C35E0"/>
    <w:rsid w:val="004C3BE0"/>
    <w:rsid w:val="004C4D22"/>
    <w:rsid w:val="004C6134"/>
    <w:rsid w:val="004C6F10"/>
    <w:rsid w:val="004C7C54"/>
    <w:rsid w:val="004D0FB5"/>
    <w:rsid w:val="004D2250"/>
    <w:rsid w:val="004D25A6"/>
    <w:rsid w:val="004D2784"/>
    <w:rsid w:val="004D296F"/>
    <w:rsid w:val="004D29BC"/>
    <w:rsid w:val="004D2D8B"/>
    <w:rsid w:val="004D49F1"/>
    <w:rsid w:val="004D4F5D"/>
    <w:rsid w:val="004E1CBF"/>
    <w:rsid w:val="004E1EBF"/>
    <w:rsid w:val="004E29B4"/>
    <w:rsid w:val="004E3B1A"/>
    <w:rsid w:val="004E4F31"/>
    <w:rsid w:val="004E5224"/>
    <w:rsid w:val="004E540B"/>
    <w:rsid w:val="004E607D"/>
    <w:rsid w:val="004E6848"/>
    <w:rsid w:val="004E6C5E"/>
    <w:rsid w:val="004F034C"/>
    <w:rsid w:val="004F07C7"/>
    <w:rsid w:val="004F281C"/>
    <w:rsid w:val="004F2E96"/>
    <w:rsid w:val="004F49DF"/>
    <w:rsid w:val="004F5AF9"/>
    <w:rsid w:val="004F5DBC"/>
    <w:rsid w:val="004F5F1B"/>
    <w:rsid w:val="004F70CF"/>
    <w:rsid w:val="004F7586"/>
    <w:rsid w:val="004F75D6"/>
    <w:rsid w:val="004F763A"/>
    <w:rsid w:val="005009C5"/>
    <w:rsid w:val="005015A4"/>
    <w:rsid w:val="0050169A"/>
    <w:rsid w:val="00502291"/>
    <w:rsid w:val="00502676"/>
    <w:rsid w:val="005030DD"/>
    <w:rsid w:val="0050531F"/>
    <w:rsid w:val="00505535"/>
    <w:rsid w:val="00505752"/>
    <w:rsid w:val="00505D7B"/>
    <w:rsid w:val="00505E31"/>
    <w:rsid w:val="0050756B"/>
    <w:rsid w:val="00507EA0"/>
    <w:rsid w:val="00511381"/>
    <w:rsid w:val="005118DC"/>
    <w:rsid w:val="00511BB7"/>
    <w:rsid w:val="005137E9"/>
    <w:rsid w:val="005148AE"/>
    <w:rsid w:val="00516066"/>
    <w:rsid w:val="005207F0"/>
    <w:rsid w:val="005208D9"/>
    <w:rsid w:val="00523875"/>
    <w:rsid w:val="00523D85"/>
    <w:rsid w:val="005255FF"/>
    <w:rsid w:val="005258F9"/>
    <w:rsid w:val="00527474"/>
    <w:rsid w:val="00530879"/>
    <w:rsid w:val="005310D2"/>
    <w:rsid w:val="00531423"/>
    <w:rsid w:val="00531DE6"/>
    <w:rsid w:val="005329F4"/>
    <w:rsid w:val="00532CBC"/>
    <w:rsid w:val="005330F9"/>
    <w:rsid w:val="00533CAB"/>
    <w:rsid w:val="005358CA"/>
    <w:rsid w:val="00536991"/>
    <w:rsid w:val="00537CEC"/>
    <w:rsid w:val="00540D0E"/>
    <w:rsid w:val="00540E07"/>
    <w:rsid w:val="00541804"/>
    <w:rsid w:val="00541B3D"/>
    <w:rsid w:val="00541B7D"/>
    <w:rsid w:val="005437A2"/>
    <w:rsid w:val="005449B3"/>
    <w:rsid w:val="00545D5E"/>
    <w:rsid w:val="00546563"/>
    <w:rsid w:val="0054745B"/>
    <w:rsid w:val="0054771D"/>
    <w:rsid w:val="00547CAB"/>
    <w:rsid w:val="00547F5C"/>
    <w:rsid w:val="00550528"/>
    <w:rsid w:val="00551863"/>
    <w:rsid w:val="00553650"/>
    <w:rsid w:val="0055553C"/>
    <w:rsid w:val="00555F33"/>
    <w:rsid w:val="00556699"/>
    <w:rsid w:val="00556AD8"/>
    <w:rsid w:val="00560636"/>
    <w:rsid w:val="00560830"/>
    <w:rsid w:val="0056201D"/>
    <w:rsid w:val="00563598"/>
    <w:rsid w:val="00563800"/>
    <w:rsid w:val="00563D2B"/>
    <w:rsid w:val="00566070"/>
    <w:rsid w:val="00567286"/>
    <w:rsid w:val="00567B34"/>
    <w:rsid w:val="005709BA"/>
    <w:rsid w:val="00570BBA"/>
    <w:rsid w:val="00571907"/>
    <w:rsid w:val="00572159"/>
    <w:rsid w:val="00572BC7"/>
    <w:rsid w:val="00572F05"/>
    <w:rsid w:val="0057464B"/>
    <w:rsid w:val="005753F0"/>
    <w:rsid w:val="0057607A"/>
    <w:rsid w:val="00577613"/>
    <w:rsid w:val="00577B1B"/>
    <w:rsid w:val="00581471"/>
    <w:rsid w:val="005819B9"/>
    <w:rsid w:val="005838B9"/>
    <w:rsid w:val="00583C1E"/>
    <w:rsid w:val="00583F3C"/>
    <w:rsid w:val="0058488D"/>
    <w:rsid w:val="005853BF"/>
    <w:rsid w:val="005854CE"/>
    <w:rsid w:val="00586204"/>
    <w:rsid w:val="00586645"/>
    <w:rsid w:val="00587840"/>
    <w:rsid w:val="0059290D"/>
    <w:rsid w:val="005943A7"/>
    <w:rsid w:val="00595B95"/>
    <w:rsid w:val="00595E34"/>
    <w:rsid w:val="00596494"/>
    <w:rsid w:val="00596A6B"/>
    <w:rsid w:val="00597415"/>
    <w:rsid w:val="005A02D4"/>
    <w:rsid w:val="005A1B77"/>
    <w:rsid w:val="005A4C0E"/>
    <w:rsid w:val="005A60D8"/>
    <w:rsid w:val="005A6571"/>
    <w:rsid w:val="005A7D73"/>
    <w:rsid w:val="005B0BCB"/>
    <w:rsid w:val="005B2470"/>
    <w:rsid w:val="005B2C9C"/>
    <w:rsid w:val="005B444A"/>
    <w:rsid w:val="005B52B1"/>
    <w:rsid w:val="005B75C3"/>
    <w:rsid w:val="005B7802"/>
    <w:rsid w:val="005C1109"/>
    <w:rsid w:val="005C16AC"/>
    <w:rsid w:val="005C1845"/>
    <w:rsid w:val="005C1BFB"/>
    <w:rsid w:val="005C1F69"/>
    <w:rsid w:val="005C2691"/>
    <w:rsid w:val="005C29C9"/>
    <w:rsid w:val="005C2B2B"/>
    <w:rsid w:val="005C376F"/>
    <w:rsid w:val="005C4206"/>
    <w:rsid w:val="005C5B03"/>
    <w:rsid w:val="005C5EDD"/>
    <w:rsid w:val="005C70F5"/>
    <w:rsid w:val="005C7540"/>
    <w:rsid w:val="005C7B1E"/>
    <w:rsid w:val="005D0BCC"/>
    <w:rsid w:val="005D39B2"/>
    <w:rsid w:val="005D3C43"/>
    <w:rsid w:val="005D4A00"/>
    <w:rsid w:val="005D4D8E"/>
    <w:rsid w:val="005E0707"/>
    <w:rsid w:val="005E181D"/>
    <w:rsid w:val="005E492F"/>
    <w:rsid w:val="005E4DF8"/>
    <w:rsid w:val="005E61A0"/>
    <w:rsid w:val="005E63DA"/>
    <w:rsid w:val="005E63EB"/>
    <w:rsid w:val="005F00DC"/>
    <w:rsid w:val="005F0D2E"/>
    <w:rsid w:val="005F37B4"/>
    <w:rsid w:val="005F3DA1"/>
    <w:rsid w:val="005F506C"/>
    <w:rsid w:val="005F5179"/>
    <w:rsid w:val="005F5794"/>
    <w:rsid w:val="005F60E1"/>
    <w:rsid w:val="0060006B"/>
    <w:rsid w:val="00601334"/>
    <w:rsid w:val="0060139B"/>
    <w:rsid w:val="00601406"/>
    <w:rsid w:val="00601AFD"/>
    <w:rsid w:val="00603AD5"/>
    <w:rsid w:val="00604D4B"/>
    <w:rsid w:val="00604E57"/>
    <w:rsid w:val="00605057"/>
    <w:rsid w:val="006055A4"/>
    <w:rsid w:val="00606E68"/>
    <w:rsid w:val="00607B18"/>
    <w:rsid w:val="00607ED5"/>
    <w:rsid w:val="00607FAC"/>
    <w:rsid w:val="006119A5"/>
    <w:rsid w:val="006127B8"/>
    <w:rsid w:val="00613A82"/>
    <w:rsid w:val="00613B81"/>
    <w:rsid w:val="0061532C"/>
    <w:rsid w:val="0062077C"/>
    <w:rsid w:val="006208A3"/>
    <w:rsid w:val="00620FC7"/>
    <w:rsid w:val="00622407"/>
    <w:rsid w:val="00622763"/>
    <w:rsid w:val="00625BA2"/>
    <w:rsid w:val="00625F69"/>
    <w:rsid w:val="006271E0"/>
    <w:rsid w:val="00627BFF"/>
    <w:rsid w:val="00627F52"/>
    <w:rsid w:val="00630C47"/>
    <w:rsid w:val="00631A7B"/>
    <w:rsid w:val="00632A53"/>
    <w:rsid w:val="00632B0D"/>
    <w:rsid w:val="00633582"/>
    <w:rsid w:val="00634194"/>
    <w:rsid w:val="00636F76"/>
    <w:rsid w:val="00637DC8"/>
    <w:rsid w:val="00640694"/>
    <w:rsid w:val="00641501"/>
    <w:rsid w:val="006416B5"/>
    <w:rsid w:val="0064179A"/>
    <w:rsid w:val="006418CE"/>
    <w:rsid w:val="006422CF"/>
    <w:rsid w:val="00642A23"/>
    <w:rsid w:val="0064318E"/>
    <w:rsid w:val="00643A39"/>
    <w:rsid w:val="0064617D"/>
    <w:rsid w:val="00646828"/>
    <w:rsid w:val="00646C02"/>
    <w:rsid w:val="00651080"/>
    <w:rsid w:val="00651406"/>
    <w:rsid w:val="00652D3C"/>
    <w:rsid w:val="006531FF"/>
    <w:rsid w:val="006537B0"/>
    <w:rsid w:val="00654AA0"/>
    <w:rsid w:val="00655293"/>
    <w:rsid w:val="006552C9"/>
    <w:rsid w:val="00656030"/>
    <w:rsid w:val="00657130"/>
    <w:rsid w:val="006572A1"/>
    <w:rsid w:val="006575D4"/>
    <w:rsid w:val="00657A01"/>
    <w:rsid w:val="006615D0"/>
    <w:rsid w:val="0066168A"/>
    <w:rsid w:val="0066220D"/>
    <w:rsid w:val="006623FA"/>
    <w:rsid w:val="0066328E"/>
    <w:rsid w:val="00663765"/>
    <w:rsid w:val="00663DF6"/>
    <w:rsid w:val="00664C86"/>
    <w:rsid w:val="00664CD0"/>
    <w:rsid w:val="0066552F"/>
    <w:rsid w:val="006657E4"/>
    <w:rsid w:val="00667803"/>
    <w:rsid w:val="00667CF9"/>
    <w:rsid w:val="00671B40"/>
    <w:rsid w:val="00671C6E"/>
    <w:rsid w:val="00671F5D"/>
    <w:rsid w:val="006722A6"/>
    <w:rsid w:val="0067369C"/>
    <w:rsid w:val="006739C0"/>
    <w:rsid w:val="006742A8"/>
    <w:rsid w:val="0067590A"/>
    <w:rsid w:val="0067600C"/>
    <w:rsid w:val="0067655A"/>
    <w:rsid w:val="00680158"/>
    <w:rsid w:val="00680A42"/>
    <w:rsid w:val="00681282"/>
    <w:rsid w:val="0068257B"/>
    <w:rsid w:val="006829C4"/>
    <w:rsid w:val="00683422"/>
    <w:rsid w:val="00683592"/>
    <w:rsid w:val="00683F6C"/>
    <w:rsid w:val="00684CBD"/>
    <w:rsid w:val="00685685"/>
    <w:rsid w:val="00685D41"/>
    <w:rsid w:val="006901D1"/>
    <w:rsid w:val="00690EFC"/>
    <w:rsid w:val="00691B80"/>
    <w:rsid w:val="00693D8F"/>
    <w:rsid w:val="006949D5"/>
    <w:rsid w:val="00694EA7"/>
    <w:rsid w:val="006967ED"/>
    <w:rsid w:val="00696C7A"/>
    <w:rsid w:val="006974A2"/>
    <w:rsid w:val="00697A56"/>
    <w:rsid w:val="006A0173"/>
    <w:rsid w:val="006A17A6"/>
    <w:rsid w:val="006A18A4"/>
    <w:rsid w:val="006A2075"/>
    <w:rsid w:val="006A2B5B"/>
    <w:rsid w:val="006A3640"/>
    <w:rsid w:val="006A3739"/>
    <w:rsid w:val="006A63AC"/>
    <w:rsid w:val="006A72B0"/>
    <w:rsid w:val="006A7B1F"/>
    <w:rsid w:val="006A7BF5"/>
    <w:rsid w:val="006B0049"/>
    <w:rsid w:val="006B0610"/>
    <w:rsid w:val="006B0DBD"/>
    <w:rsid w:val="006B1FED"/>
    <w:rsid w:val="006B436C"/>
    <w:rsid w:val="006B5225"/>
    <w:rsid w:val="006B6D38"/>
    <w:rsid w:val="006B7206"/>
    <w:rsid w:val="006B7EE1"/>
    <w:rsid w:val="006C2418"/>
    <w:rsid w:val="006C3736"/>
    <w:rsid w:val="006C3C5C"/>
    <w:rsid w:val="006C4F34"/>
    <w:rsid w:val="006C5921"/>
    <w:rsid w:val="006C602B"/>
    <w:rsid w:val="006C7640"/>
    <w:rsid w:val="006C7A7F"/>
    <w:rsid w:val="006C7C9E"/>
    <w:rsid w:val="006D1101"/>
    <w:rsid w:val="006D224B"/>
    <w:rsid w:val="006D241D"/>
    <w:rsid w:val="006D37AF"/>
    <w:rsid w:val="006D3FA5"/>
    <w:rsid w:val="006D4A17"/>
    <w:rsid w:val="006D6277"/>
    <w:rsid w:val="006D787B"/>
    <w:rsid w:val="006E167C"/>
    <w:rsid w:val="006E1D85"/>
    <w:rsid w:val="006E2CF5"/>
    <w:rsid w:val="006E4ADC"/>
    <w:rsid w:val="006E59C2"/>
    <w:rsid w:val="006E762C"/>
    <w:rsid w:val="006E7EAF"/>
    <w:rsid w:val="006F0013"/>
    <w:rsid w:val="006F1544"/>
    <w:rsid w:val="006F4E03"/>
    <w:rsid w:val="006F4E65"/>
    <w:rsid w:val="006F5596"/>
    <w:rsid w:val="006F59F5"/>
    <w:rsid w:val="006F5CCB"/>
    <w:rsid w:val="006F6FC0"/>
    <w:rsid w:val="006F7A6A"/>
    <w:rsid w:val="00700013"/>
    <w:rsid w:val="007001EE"/>
    <w:rsid w:val="00701DEE"/>
    <w:rsid w:val="007031FF"/>
    <w:rsid w:val="00703B16"/>
    <w:rsid w:val="00703C64"/>
    <w:rsid w:val="00705835"/>
    <w:rsid w:val="00705E7A"/>
    <w:rsid w:val="00706565"/>
    <w:rsid w:val="007102C2"/>
    <w:rsid w:val="00710630"/>
    <w:rsid w:val="007111C7"/>
    <w:rsid w:val="00711336"/>
    <w:rsid w:val="0071187A"/>
    <w:rsid w:val="007137B9"/>
    <w:rsid w:val="007144A8"/>
    <w:rsid w:val="00714E0A"/>
    <w:rsid w:val="00715A9B"/>
    <w:rsid w:val="007176D6"/>
    <w:rsid w:val="00723AA8"/>
    <w:rsid w:val="00725231"/>
    <w:rsid w:val="00725B2D"/>
    <w:rsid w:val="007270BA"/>
    <w:rsid w:val="00727183"/>
    <w:rsid w:val="00727AF7"/>
    <w:rsid w:val="00730E61"/>
    <w:rsid w:val="00732274"/>
    <w:rsid w:val="00733637"/>
    <w:rsid w:val="007341DE"/>
    <w:rsid w:val="0073522A"/>
    <w:rsid w:val="007352BF"/>
    <w:rsid w:val="007357E7"/>
    <w:rsid w:val="00735EF5"/>
    <w:rsid w:val="00736861"/>
    <w:rsid w:val="00737D67"/>
    <w:rsid w:val="00740A78"/>
    <w:rsid w:val="007419F9"/>
    <w:rsid w:val="007421A5"/>
    <w:rsid w:val="007422AB"/>
    <w:rsid w:val="007424FC"/>
    <w:rsid w:val="00744267"/>
    <w:rsid w:val="00744ED8"/>
    <w:rsid w:val="0074673C"/>
    <w:rsid w:val="00746952"/>
    <w:rsid w:val="007473E7"/>
    <w:rsid w:val="00747D93"/>
    <w:rsid w:val="00747FDC"/>
    <w:rsid w:val="00750BC1"/>
    <w:rsid w:val="00751557"/>
    <w:rsid w:val="007518DF"/>
    <w:rsid w:val="00751B34"/>
    <w:rsid w:val="00752685"/>
    <w:rsid w:val="00752B3F"/>
    <w:rsid w:val="007538F1"/>
    <w:rsid w:val="007539C0"/>
    <w:rsid w:val="00754165"/>
    <w:rsid w:val="00754549"/>
    <w:rsid w:val="007548EA"/>
    <w:rsid w:val="0075574A"/>
    <w:rsid w:val="007561B5"/>
    <w:rsid w:val="007577A9"/>
    <w:rsid w:val="00762855"/>
    <w:rsid w:val="00763425"/>
    <w:rsid w:val="007649EF"/>
    <w:rsid w:val="00764F81"/>
    <w:rsid w:val="00765827"/>
    <w:rsid w:val="00765A9A"/>
    <w:rsid w:val="00765CB6"/>
    <w:rsid w:val="00765D04"/>
    <w:rsid w:val="007663F6"/>
    <w:rsid w:val="00766649"/>
    <w:rsid w:val="0076795D"/>
    <w:rsid w:val="00770632"/>
    <w:rsid w:val="0077240A"/>
    <w:rsid w:val="007726E2"/>
    <w:rsid w:val="007733F5"/>
    <w:rsid w:val="00773DA7"/>
    <w:rsid w:val="0077642C"/>
    <w:rsid w:val="00776861"/>
    <w:rsid w:val="00776CA5"/>
    <w:rsid w:val="00777848"/>
    <w:rsid w:val="007804BF"/>
    <w:rsid w:val="00780AA4"/>
    <w:rsid w:val="00780E30"/>
    <w:rsid w:val="0078196A"/>
    <w:rsid w:val="00781B2C"/>
    <w:rsid w:val="00783455"/>
    <w:rsid w:val="00784203"/>
    <w:rsid w:val="0078512D"/>
    <w:rsid w:val="00785CC1"/>
    <w:rsid w:val="00785E72"/>
    <w:rsid w:val="0078609B"/>
    <w:rsid w:val="007869F4"/>
    <w:rsid w:val="0078755B"/>
    <w:rsid w:val="00790494"/>
    <w:rsid w:val="0079160C"/>
    <w:rsid w:val="00792EC9"/>
    <w:rsid w:val="00792EF3"/>
    <w:rsid w:val="0079397E"/>
    <w:rsid w:val="00795503"/>
    <w:rsid w:val="00796415"/>
    <w:rsid w:val="00796FA6"/>
    <w:rsid w:val="007971BF"/>
    <w:rsid w:val="0079745C"/>
    <w:rsid w:val="007A1409"/>
    <w:rsid w:val="007A326A"/>
    <w:rsid w:val="007A3897"/>
    <w:rsid w:val="007A4AF7"/>
    <w:rsid w:val="007A6E65"/>
    <w:rsid w:val="007B02FF"/>
    <w:rsid w:val="007B15BA"/>
    <w:rsid w:val="007B1A13"/>
    <w:rsid w:val="007B213A"/>
    <w:rsid w:val="007B241C"/>
    <w:rsid w:val="007B29E4"/>
    <w:rsid w:val="007B36F5"/>
    <w:rsid w:val="007B50AA"/>
    <w:rsid w:val="007B785F"/>
    <w:rsid w:val="007C0D40"/>
    <w:rsid w:val="007C13CD"/>
    <w:rsid w:val="007C1D49"/>
    <w:rsid w:val="007C2E38"/>
    <w:rsid w:val="007C4FCF"/>
    <w:rsid w:val="007C558F"/>
    <w:rsid w:val="007C5BBA"/>
    <w:rsid w:val="007C5E07"/>
    <w:rsid w:val="007C7248"/>
    <w:rsid w:val="007C796F"/>
    <w:rsid w:val="007D0A21"/>
    <w:rsid w:val="007D0A31"/>
    <w:rsid w:val="007D0B25"/>
    <w:rsid w:val="007D11EA"/>
    <w:rsid w:val="007D125A"/>
    <w:rsid w:val="007D151B"/>
    <w:rsid w:val="007D1527"/>
    <w:rsid w:val="007D1648"/>
    <w:rsid w:val="007D357F"/>
    <w:rsid w:val="007D3F68"/>
    <w:rsid w:val="007D4680"/>
    <w:rsid w:val="007D4E22"/>
    <w:rsid w:val="007D526F"/>
    <w:rsid w:val="007D53CF"/>
    <w:rsid w:val="007D5ACE"/>
    <w:rsid w:val="007D66EB"/>
    <w:rsid w:val="007D721F"/>
    <w:rsid w:val="007D793E"/>
    <w:rsid w:val="007E0353"/>
    <w:rsid w:val="007E1D33"/>
    <w:rsid w:val="007E2A74"/>
    <w:rsid w:val="007E2F24"/>
    <w:rsid w:val="007E5F99"/>
    <w:rsid w:val="007E6172"/>
    <w:rsid w:val="007E6CAE"/>
    <w:rsid w:val="007F00DD"/>
    <w:rsid w:val="007F05D9"/>
    <w:rsid w:val="007F1B3A"/>
    <w:rsid w:val="007F44D1"/>
    <w:rsid w:val="007F4519"/>
    <w:rsid w:val="007F4887"/>
    <w:rsid w:val="007F50E5"/>
    <w:rsid w:val="007F5376"/>
    <w:rsid w:val="007F5C97"/>
    <w:rsid w:val="007F5D15"/>
    <w:rsid w:val="007F6055"/>
    <w:rsid w:val="007F74C6"/>
    <w:rsid w:val="00800021"/>
    <w:rsid w:val="0080167E"/>
    <w:rsid w:val="0080258B"/>
    <w:rsid w:val="00802611"/>
    <w:rsid w:val="00807C27"/>
    <w:rsid w:val="00810312"/>
    <w:rsid w:val="008143A2"/>
    <w:rsid w:val="00815152"/>
    <w:rsid w:val="00815230"/>
    <w:rsid w:val="0081670A"/>
    <w:rsid w:val="00817889"/>
    <w:rsid w:val="00820CFD"/>
    <w:rsid w:val="0082206F"/>
    <w:rsid w:val="008220E4"/>
    <w:rsid w:val="008247A0"/>
    <w:rsid w:val="00825164"/>
    <w:rsid w:val="008269D1"/>
    <w:rsid w:val="00826B9D"/>
    <w:rsid w:val="0082766F"/>
    <w:rsid w:val="00827E8C"/>
    <w:rsid w:val="00827F58"/>
    <w:rsid w:val="008305A3"/>
    <w:rsid w:val="00831033"/>
    <w:rsid w:val="00831229"/>
    <w:rsid w:val="0083141D"/>
    <w:rsid w:val="0083207E"/>
    <w:rsid w:val="008322AC"/>
    <w:rsid w:val="008324EF"/>
    <w:rsid w:val="00832DBE"/>
    <w:rsid w:val="00833AE1"/>
    <w:rsid w:val="0083473F"/>
    <w:rsid w:val="008356AD"/>
    <w:rsid w:val="00835A2A"/>
    <w:rsid w:val="00837323"/>
    <w:rsid w:val="00840B86"/>
    <w:rsid w:val="0084202F"/>
    <w:rsid w:val="0084438F"/>
    <w:rsid w:val="008469B6"/>
    <w:rsid w:val="00846FA5"/>
    <w:rsid w:val="00847319"/>
    <w:rsid w:val="00847769"/>
    <w:rsid w:val="00847BD0"/>
    <w:rsid w:val="008503CF"/>
    <w:rsid w:val="00851025"/>
    <w:rsid w:val="00851C9D"/>
    <w:rsid w:val="0085287A"/>
    <w:rsid w:val="00852AF2"/>
    <w:rsid w:val="00853328"/>
    <w:rsid w:val="00854554"/>
    <w:rsid w:val="00856CB4"/>
    <w:rsid w:val="008575CB"/>
    <w:rsid w:val="008633AF"/>
    <w:rsid w:val="0086709C"/>
    <w:rsid w:val="00867530"/>
    <w:rsid w:val="008678B5"/>
    <w:rsid w:val="00870539"/>
    <w:rsid w:val="008721CC"/>
    <w:rsid w:val="0087251A"/>
    <w:rsid w:val="008727DE"/>
    <w:rsid w:val="00875431"/>
    <w:rsid w:val="00875532"/>
    <w:rsid w:val="00875AAB"/>
    <w:rsid w:val="00875B44"/>
    <w:rsid w:val="008771A5"/>
    <w:rsid w:val="00877655"/>
    <w:rsid w:val="0088079D"/>
    <w:rsid w:val="00880E3C"/>
    <w:rsid w:val="00882C03"/>
    <w:rsid w:val="00883332"/>
    <w:rsid w:val="008837DA"/>
    <w:rsid w:val="00884AE4"/>
    <w:rsid w:val="00885221"/>
    <w:rsid w:val="0088546E"/>
    <w:rsid w:val="008858A0"/>
    <w:rsid w:val="00885C6B"/>
    <w:rsid w:val="00890140"/>
    <w:rsid w:val="008912A6"/>
    <w:rsid w:val="00891905"/>
    <w:rsid w:val="00891E6A"/>
    <w:rsid w:val="00894FFB"/>
    <w:rsid w:val="0089518E"/>
    <w:rsid w:val="00895406"/>
    <w:rsid w:val="008958E6"/>
    <w:rsid w:val="00896AE4"/>
    <w:rsid w:val="008976BF"/>
    <w:rsid w:val="008A0063"/>
    <w:rsid w:val="008A0077"/>
    <w:rsid w:val="008A5845"/>
    <w:rsid w:val="008A599C"/>
    <w:rsid w:val="008A62F7"/>
    <w:rsid w:val="008A630B"/>
    <w:rsid w:val="008A6347"/>
    <w:rsid w:val="008A72B1"/>
    <w:rsid w:val="008B04F8"/>
    <w:rsid w:val="008B0556"/>
    <w:rsid w:val="008B101C"/>
    <w:rsid w:val="008B15A4"/>
    <w:rsid w:val="008B2FCB"/>
    <w:rsid w:val="008B3E6D"/>
    <w:rsid w:val="008B4B10"/>
    <w:rsid w:val="008B5C55"/>
    <w:rsid w:val="008B6AFF"/>
    <w:rsid w:val="008C0F86"/>
    <w:rsid w:val="008C21D6"/>
    <w:rsid w:val="008C3D06"/>
    <w:rsid w:val="008C50B7"/>
    <w:rsid w:val="008C5A4A"/>
    <w:rsid w:val="008C65CC"/>
    <w:rsid w:val="008C6A59"/>
    <w:rsid w:val="008C7C6F"/>
    <w:rsid w:val="008C810B"/>
    <w:rsid w:val="008D07B1"/>
    <w:rsid w:val="008D2C95"/>
    <w:rsid w:val="008D4751"/>
    <w:rsid w:val="008D4E5E"/>
    <w:rsid w:val="008D57B8"/>
    <w:rsid w:val="008D643B"/>
    <w:rsid w:val="008D70F1"/>
    <w:rsid w:val="008D73FC"/>
    <w:rsid w:val="008E0D58"/>
    <w:rsid w:val="008E12CE"/>
    <w:rsid w:val="008E168B"/>
    <w:rsid w:val="008E18AF"/>
    <w:rsid w:val="008E2A60"/>
    <w:rsid w:val="008E2EA0"/>
    <w:rsid w:val="008E34F7"/>
    <w:rsid w:val="008E3CEA"/>
    <w:rsid w:val="008E4429"/>
    <w:rsid w:val="008E4A07"/>
    <w:rsid w:val="008E7EAB"/>
    <w:rsid w:val="008F000F"/>
    <w:rsid w:val="008F1F49"/>
    <w:rsid w:val="008F2193"/>
    <w:rsid w:val="008F2D00"/>
    <w:rsid w:val="008F369D"/>
    <w:rsid w:val="008F5E16"/>
    <w:rsid w:val="008F60B6"/>
    <w:rsid w:val="008F6B01"/>
    <w:rsid w:val="008F6E94"/>
    <w:rsid w:val="0090051F"/>
    <w:rsid w:val="009006ED"/>
    <w:rsid w:val="00901824"/>
    <w:rsid w:val="0090199C"/>
    <w:rsid w:val="00902542"/>
    <w:rsid w:val="00902B9D"/>
    <w:rsid w:val="00903DFB"/>
    <w:rsid w:val="00904764"/>
    <w:rsid w:val="0090500A"/>
    <w:rsid w:val="00907793"/>
    <w:rsid w:val="00911776"/>
    <w:rsid w:val="009124B9"/>
    <w:rsid w:val="0091266F"/>
    <w:rsid w:val="00913B64"/>
    <w:rsid w:val="009149CF"/>
    <w:rsid w:val="00914DB0"/>
    <w:rsid w:val="00915A89"/>
    <w:rsid w:val="00916922"/>
    <w:rsid w:val="00916B53"/>
    <w:rsid w:val="00916DE2"/>
    <w:rsid w:val="009172DF"/>
    <w:rsid w:val="00917843"/>
    <w:rsid w:val="00917F9C"/>
    <w:rsid w:val="009200E4"/>
    <w:rsid w:val="00920A42"/>
    <w:rsid w:val="00920A60"/>
    <w:rsid w:val="00921A10"/>
    <w:rsid w:val="00926279"/>
    <w:rsid w:val="00927005"/>
    <w:rsid w:val="009272E9"/>
    <w:rsid w:val="00930935"/>
    <w:rsid w:val="00932A26"/>
    <w:rsid w:val="00932FE0"/>
    <w:rsid w:val="00933214"/>
    <w:rsid w:val="009371CC"/>
    <w:rsid w:val="009371D3"/>
    <w:rsid w:val="00937791"/>
    <w:rsid w:val="0094058F"/>
    <w:rsid w:val="00940B40"/>
    <w:rsid w:val="009424A0"/>
    <w:rsid w:val="00942636"/>
    <w:rsid w:val="00943006"/>
    <w:rsid w:val="00943511"/>
    <w:rsid w:val="00944117"/>
    <w:rsid w:val="009441B8"/>
    <w:rsid w:val="00944E6C"/>
    <w:rsid w:val="009450E3"/>
    <w:rsid w:val="00945674"/>
    <w:rsid w:val="00945DBA"/>
    <w:rsid w:val="0095074A"/>
    <w:rsid w:val="00950F94"/>
    <w:rsid w:val="009515C5"/>
    <w:rsid w:val="009522F1"/>
    <w:rsid w:val="00954B13"/>
    <w:rsid w:val="00955542"/>
    <w:rsid w:val="00956057"/>
    <w:rsid w:val="00957C2B"/>
    <w:rsid w:val="009601CE"/>
    <w:rsid w:val="0096056D"/>
    <w:rsid w:val="00960E98"/>
    <w:rsid w:val="009614D2"/>
    <w:rsid w:val="0096283C"/>
    <w:rsid w:val="00962D7A"/>
    <w:rsid w:val="00963CDE"/>
    <w:rsid w:val="009643D0"/>
    <w:rsid w:val="009666E4"/>
    <w:rsid w:val="00966DC2"/>
    <w:rsid w:val="00966E97"/>
    <w:rsid w:val="00967DC7"/>
    <w:rsid w:val="0097069F"/>
    <w:rsid w:val="009710F6"/>
    <w:rsid w:val="00972092"/>
    <w:rsid w:val="00972E3E"/>
    <w:rsid w:val="00973855"/>
    <w:rsid w:val="00973E1E"/>
    <w:rsid w:val="00973FFF"/>
    <w:rsid w:val="009741B8"/>
    <w:rsid w:val="009744EF"/>
    <w:rsid w:val="009767C5"/>
    <w:rsid w:val="00977BBA"/>
    <w:rsid w:val="0098034F"/>
    <w:rsid w:val="00984371"/>
    <w:rsid w:val="0098439D"/>
    <w:rsid w:val="00984B24"/>
    <w:rsid w:val="00986A69"/>
    <w:rsid w:val="00987EC0"/>
    <w:rsid w:val="00990623"/>
    <w:rsid w:val="009907D1"/>
    <w:rsid w:val="00990BAD"/>
    <w:rsid w:val="00991159"/>
    <w:rsid w:val="00992166"/>
    <w:rsid w:val="00992478"/>
    <w:rsid w:val="0099332E"/>
    <w:rsid w:val="00993FEF"/>
    <w:rsid w:val="00996863"/>
    <w:rsid w:val="009A0C7B"/>
    <w:rsid w:val="009A0D73"/>
    <w:rsid w:val="009A0E4F"/>
    <w:rsid w:val="009A142B"/>
    <w:rsid w:val="009A21A8"/>
    <w:rsid w:val="009A2A3C"/>
    <w:rsid w:val="009A39CB"/>
    <w:rsid w:val="009A424F"/>
    <w:rsid w:val="009A7980"/>
    <w:rsid w:val="009B192F"/>
    <w:rsid w:val="009B2AA1"/>
    <w:rsid w:val="009B3BF2"/>
    <w:rsid w:val="009B4E43"/>
    <w:rsid w:val="009B57AE"/>
    <w:rsid w:val="009B6464"/>
    <w:rsid w:val="009B68DF"/>
    <w:rsid w:val="009C144B"/>
    <w:rsid w:val="009C4EF9"/>
    <w:rsid w:val="009C52CE"/>
    <w:rsid w:val="009C54EF"/>
    <w:rsid w:val="009C5688"/>
    <w:rsid w:val="009C580E"/>
    <w:rsid w:val="009C5F05"/>
    <w:rsid w:val="009D15CF"/>
    <w:rsid w:val="009D2B96"/>
    <w:rsid w:val="009D37F2"/>
    <w:rsid w:val="009D417B"/>
    <w:rsid w:val="009D4582"/>
    <w:rsid w:val="009D6F5B"/>
    <w:rsid w:val="009D70CB"/>
    <w:rsid w:val="009D7381"/>
    <w:rsid w:val="009E079C"/>
    <w:rsid w:val="009E0D63"/>
    <w:rsid w:val="009E1F6F"/>
    <w:rsid w:val="009E24FB"/>
    <w:rsid w:val="009E5583"/>
    <w:rsid w:val="009E670A"/>
    <w:rsid w:val="009E713B"/>
    <w:rsid w:val="009E7A54"/>
    <w:rsid w:val="009F006A"/>
    <w:rsid w:val="009F1055"/>
    <w:rsid w:val="009F15E0"/>
    <w:rsid w:val="009F473D"/>
    <w:rsid w:val="009F66C6"/>
    <w:rsid w:val="009F6861"/>
    <w:rsid w:val="009F710A"/>
    <w:rsid w:val="00A00541"/>
    <w:rsid w:val="00A0096A"/>
    <w:rsid w:val="00A00F05"/>
    <w:rsid w:val="00A04157"/>
    <w:rsid w:val="00A052A2"/>
    <w:rsid w:val="00A067C8"/>
    <w:rsid w:val="00A106D3"/>
    <w:rsid w:val="00A10D1E"/>
    <w:rsid w:val="00A12398"/>
    <w:rsid w:val="00A13667"/>
    <w:rsid w:val="00A1540B"/>
    <w:rsid w:val="00A15CB1"/>
    <w:rsid w:val="00A163D8"/>
    <w:rsid w:val="00A173E3"/>
    <w:rsid w:val="00A2001B"/>
    <w:rsid w:val="00A209CE"/>
    <w:rsid w:val="00A20A03"/>
    <w:rsid w:val="00A20FB5"/>
    <w:rsid w:val="00A21701"/>
    <w:rsid w:val="00A22573"/>
    <w:rsid w:val="00A23D85"/>
    <w:rsid w:val="00A245BA"/>
    <w:rsid w:val="00A30069"/>
    <w:rsid w:val="00A30906"/>
    <w:rsid w:val="00A31E86"/>
    <w:rsid w:val="00A34E45"/>
    <w:rsid w:val="00A35773"/>
    <w:rsid w:val="00A35DCB"/>
    <w:rsid w:val="00A37DA9"/>
    <w:rsid w:val="00A4158F"/>
    <w:rsid w:val="00A42F53"/>
    <w:rsid w:val="00A43AAB"/>
    <w:rsid w:val="00A4419E"/>
    <w:rsid w:val="00A44AF6"/>
    <w:rsid w:val="00A44D98"/>
    <w:rsid w:val="00A46994"/>
    <w:rsid w:val="00A46E78"/>
    <w:rsid w:val="00A502C6"/>
    <w:rsid w:val="00A514DE"/>
    <w:rsid w:val="00A51D8A"/>
    <w:rsid w:val="00A5452C"/>
    <w:rsid w:val="00A550B4"/>
    <w:rsid w:val="00A5588B"/>
    <w:rsid w:val="00A559B9"/>
    <w:rsid w:val="00A55EC4"/>
    <w:rsid w:val="00A56872"/>
    <w:rsid w:val="00A56E8C"/>
    <w:rsid w:val="00A60E0D"/>
    <w:rsid w:val="00A60EF1"/>
    <w:rsid w:val="00A6231B"/>
    <w:rsid w:val="00A63743"/>
    <w:rsid w:val="00A708DA"/>
    <w:rsid w:val="00A70D1F"/>
    <w:rsid w:val="00A716D7"/>
    <w:rsid w:val="00A71FC6"/>
    <w:rsid w:val="00A725C3"/>
    <w:rsid w:val="00A72F44"/>
    <w:rsid w:val="00A73242"/>
    <w:rsid w:val="00A737D5"/>
    <w:rsid w:val="00A73F6C"/>
    <w:rsid w:val="00A7484F"/>
    <w:rsid w:val="00A74896"/>
    <w:rsid w:val="00A75F70"/>
    <w:rsid w:val="00A767A3"/>
    <w:rsid w:val="00A806E8"/>
    <w:rsid w:val="00A80B50"/>
    <w:rsid w:val="00A810A5"/>
    <w:rsid w:val="00A82FA5"/>
    <w:rsid w:val="00A84475"/>
    <w:rsid w:val="00A84D4F"/>
    <w:rsid w:val="00A8541B"/>
    <w:rsid w:val="00A863C4"/>
    <w:rsid w:val="00A86DCA"/>
    <w:rsid w:val="00A8745E"/>
    <w:rsid w:val="00A90734"/>
    <w:rsid w:val="00A91B07"/>
    <w:rsid w:val="00A92EB8"/>
    <w:rsid w:val="00A94AA0"/>
    <w:rsid w:val="00A94AFB"/>
    <w:rsid w:val="00A95599"/>
    <w:rsid w:val="00A95A5E"/>
    <w:rsid w:val="00A95EE9"/>
    <w:rsid w:val="00A97EB8"/>
    <w:rsid w:val="00AA10DD"/>
    <w:rsid w:val="00AA1BFD"/>
    <w:rsid w:val="00AA26D6"/>
    <w:rsid w:val="00AA37F8"/>
    <w:rsid w:val="00AA4A4C"/>
    <w:rsid w:val="00AA4BDF"/>
    <w:rsid w:val="00AA62DE"/>
    <w:rsid w:val="00AA6A0C"/>
    <w:rsid w:val="00AB053E"/>
    <w:rsid w:val="00AB1582"/>
    <w:rsid w:val="00AB17FA"/>
    <w:rsid w:val="00AB27FC"/>
    <w:rsid w:val="00AB3539"/>
    <w:rsid w:val="00AB3CB9"/>
    <w:rsid w:val="00AB40E7"/>
    <w:rsid w:val="00AC04F2"/>
    <w:rsid w:val="00AC22CA"/>
    <w:rsid w:val="00AC2C94"/>
    <w:rsid w:val="00AC2F95"/>
    <w:rsid w:val="00AC3EB1"/>
    <w:rsid w:val="00AC3F02"/>
    <w:rsid w:val="00AC5127"/>
    <w:rsid w:val="00AC545B"/>
    <w:rsid w:val="00AC6140"/>
    <w:rsid w:val="00AC7636"/>
    <w:rsid w:val="00AC7BA2"/>
    <w:rsid w:val="00AD1A62"/>
    <w:rsid w:val="00AD2EEA"/>
    <w:rsid w:val="00AD3AE6"/>
    <w:rsid w:val="00AD3BE7"/>
    <w:rsid w:val="00AD3FFB"/>
    <w:rsid w:val="00AD4D71"/>
    <w:rsid w:val="00AD5C8B"/>
    <w:rsid w:val="00AD653D"/>
    <w:rsid w:val="00AD6CCA"/>
    <w:rsid w:val="00AD6D4E"/>
    <w:rsid w:val="00AE0315"/>
    <w:rsid w:val="00AE08EE"/>
    <w:rsid w:val="00AE3789"/>
    <w:rsid w:val="00AE39B3"/>
    <w:rsid w:val="00AE3BFE"/>
    <w:rsid w:val="00AE56FC"/>
    <w:rsid w:val="00AE5EDE"/>
    <w:rsid w:val="00AE6DB4"/>
    <w:rsid w:val="00AE6EBE"/>
    <w:rsid w:val="00AF0CEF"/>
    <w:rsid w:val="00AF1A89"/>
    <w:rsid w:val="00AF1AB9"/>
    <w:rsid w:val="00AF3D1E"/>
    <w:rsid w:val="00AF4A14"/>
    <w:rsid w:val="00AF5BC2"/>
    <w:rsid w:val="00AF662C"/>
    <w:rsid w:val="00AF7EFF"/>
    <w:rsid w:val="00B002F6"/>
    <w:rsid w:val="00B0090C"/>
    <w:rsid w:val="00B010DD"/>
    <w:rsid w:val="00B027DC"/>
    <w:rsid w:val="00B02856"/>
    <w:rsid w:val="00B04B73"/>
    <w:rsid w:val="00B0621B"/>
    <w:rsid w:val="00B06812"/>
    <w:rsid w:val="00B06DA7"/>
    <w:rsid w:val="00B07478"/>
    <w:rsid w:val="00B10371"/>
    <w:rsid w:val="00B10A5D"/>
    <w:rsid w:val="00B10F3C"/>
    <w:rsid w:val="00B11297"/>
    <w:rsid w:val="00B12F14"/>
    <w:rsid w:val="00B14A7B"/>
    <w:rsid w:val="00B15CB3"/>
    <w:rsid w:val="00B15CFB"/>
    <w:rsid w:val="00B20178"/>
    <w:rsid w:val="00B20236"/>
    <w:rsid w:val="00B20249"/>
    <w:rsid w:val="00B2072B"/>
    <w:rsid w:val="00B20D80"/>
    <w:rsid w:val="00B22E9B"/>
    <w:rsid w:val="00B247E6"/>
    <w:rsid w:val="00B24C95"/>
    <w:rsid w:val="00B2559F"/>
    <w:rsid w:val="00B2586F"/>
    <w:rsid w:val="00B26D05"/>
    <w:rsid w:val="00B27A2D"/>
    <w:rsid w:val="00B33080"/>
    <w:rsid w:val="00B33C4F"/>
    <w:rsid w:val="00B34B65"/>
    <w:rsid w:val="00B354D9"/>
    <w:rsid w:val="00B37757"/>
    <w:rsid w:val="00B37D10"/>
    <w:rsid w:val="00B40989"/>
    <w:rsid w:val="00B409DF"/>
    <w:rsid w:val="00B42F4B"/>
    <w:rsid w:val="00B457A3"/>
    <w:rsid w:val="00B467F4"/>
    <w:rsid w:val="00B470F5"/>
    <w:rsid w:val="00B52135"/>
    <w:rsid w:val="00B55731"/>
    <w:rsid w:val="00B56062"/>
    <w:rsid w:val="00B56438"/>
    <w:rsid w:val="00B5688B"/>
    <w:rsid w:val="00B57C9D"/>
    <w:rsid w:val="00B57E6C"/>
    <w:rsid w:val="00B61AFA"/>
    <w:rsid w:val="00B61C11"/>
    <w:rsid w:val="00B62517"/>
    <w:rsid w:val="00B6296F"/>
    <w:rsid w:val="00B65233"/>
    <w:rsid w:val="00B66324"/>
    <w:rsid w:val="00B66325"/>
    <w:rsid w:val="00B667A0"/>
    <w:rsid w:val="00B67A39"/>
    <w:rsid w:val="00B67AA1"/>
    <w:rsid w:val="00B725EF"/>
    <w:rsid w:val="00B729CA"/>
    <w:rsid w:val="00B72C7A"/>
    <w:rsid w:val="00B7375B"/>
    <w:rsid w:val="00B73CC5"/>
    <w:rsid w:val="00B7473F"/>
    <w:rsid w:val="00B74D59"/>
    <w:rsid w:val="00B74FB8"/>
    <w:rsid w:val="00B756C0"/>
    <w:rsid w:val="00B76767"/>
    <w:rsid w:val="00B76E5D"/>
    <w:rsid w:val="00B76F8F"/>
    <w:rsid w:val="00B77D5F"/>
    <w:rsid w:val="00B803E2"/>
    <w:rsid w:val="00B80E19"/>
    <w:rsid w:val="00B815A7"/>
    <w:rsid w:val="00B82B19"/>
    <w:rsid w:val="00B82BB0"/>
    <w:rsid w:val="00B83FA8"/>
    <w:rsid w:val="00B8559B"/>
    <w:rsid w:val="00B86C1E"/>
    <w:rsid w:val="00B86EF5"/>
    <w:rsid w:val="00B871C3"/>
    <w:rsid w:val="00B875F3"/>
    <w:rsid w:val="00B87F51"/>
    <w:rsid w:val="00B90338"/>
    <w:rsid w:val="00B911D9"/>
    <w:rsid w:val="00B918FF"/>
    <w:rsid w:val="00B9309E"/>
    <w:rsid w:val="00B9384E"/>
    <w:rsid w:val="00B95048"/>
    <w:rsid w:val="00B95BDD"/>
    <w:rsid w:val="00B9782D"/>
    <w:rsid w:val="00B97873"/>
    <w:rsid w:val="00BA0B0B"/>
    <w:rsid w:val="00BA3533"/>
    <w:rsid w:val="00BA4DF1"/>
    <w:rsid w:val="00BA578F"/>
    <w:rsid w:val="00BA651C"/>
    <w:rsid w:val="00BA6DFC"/>
    <w:rsid w:val="00BA90F2"/>
    <w:rsid w:val="00BB20BC"/>
    <w:rsid w:val="00BB2692"/>
    <w:rsid w:val="00BB2D80"/>
    <w:rsid w:val="00BB2E74"/>
    <w:rsid w:val="00BB4069"/>
    <w:rsid w:val="00BB4B1C"/>
    <w:rsid w:val="00BB5B38"/>
    <w:rsid w:val="00BB5C3D"/>
    <w:rsid w:val="00BB604C"/>
    <w:rsid w:val="00BB7F4D"/>
    <w:rsid w:val="00BC16CE"/>
    <w:rsid w:val="00BC3326"/>
    <w:rsid w:val="00BC39CA"/>
    <w:rsid w:val="00BC4A4E"/>
    <w:rsid w:val="00BC50E5"/>
    <w:rsid w:val="00BC6237"/>
    <w:rsid w:val="00BC7CA9"/>
    <w:rsid w:val="00BD1142"/>
    <w:rsid w:val="00BD1D54"/>
    <w:rsid w:val="00BD1DE5"/>
    <w:rsid w:val="00BD24D6"/>
    <w:rsid w:val="00BD2601"/>
    <w:rsid w:val="00BD3B14"/>
    <w:rsid w:val="00BD56F2"/>
    <w:rsid w:val="00BE0E67"/>
    <w:rsid w:val="00BE0EC2"/>
    <w:rsid w:val="00BE0FF4"/>
    <w:rsid w:val="00BE1DD6"/>
    <w:rsid w:val="00BE2EE9"/>
    <w:rsid w:val="00BE420A"/>
    <w:rsid w:val="00BE4530"/>
    <w:rsid w:val="00BE4BBE"/>
    <w:rsid w:val="00BE60A1"/>
    <w:rsid w:val="00BE60A2"/>
    <w:rsid w:val="00BE7E77"/>
    <w:rsid w:val="00BF2751"/>
    <w:rsid w:val="00BF357E"/>
    <w:rsid w:val="00BF3F2D"/>
    <w:rsid w:val="00BF42F5"/>
    <w:rsid w:val="00BF4D74"/>
    <w:rsid w:val="00C001D2"/>
    <w:rsid w:val="00C00502"/>
    <w:rsid w:val="00C00BEC"/>
    <w:rsid w:val="00C026E0"/>
    <w:rsid w:val="00C03335"/>
    <w:rsid w:val="00C037DC"/>
    <w:rsid w:val="00C04209"/>
    <w:rsid w:val="00C0440F"/>
    <w:rsid w:val="00C05AAF"/>
    <w:rsid w:val="00C06284"/>
    <w:rsid w:val="00C077B0"/>
    <w:rsid w:val="00C11039"/>
    <w:rsid w:val="00C11BC8"/>
    <w:rsid w:val="00C12E59"/>
    <w:rsid w:val="00C14145"/>
    <w:rsid w:val="00C147F9"/>
    <w:rsid w:val="00C15BAD"/>
    <w:rsid w:val="00C16A4D"/>
    <w:rsid w:val="00C17D0E"/>
    <w:rsid w:val="00C2087B"/>
    <w:rsid w:val="00C2114E"/>
    <w:rsid w:val="00C2117E"/>
    <w:rsid w:val="00C21E6C"/>
    <w:rsid w:val="00C222A8"/>
    <w:rsid w:val="00C225C7"/>
    <w:rsid w:val="00C2274F"/>
    <w:rsid w:val="00C24A90"/>
    <w:rsid w:val="00C25DA6"/>
    <w:rsid w:val="00C26076"/>
    <w:rsid w:val="00C26273"/>
    <w:rsid w:val="00C266FA"/>
    <w:rsid w:val="00C26E74"/>
    <w:rsid w:val="00C271F7"/>
    <w:rsid w:val="00C272EF"/>
    <w:rsid w:val="00C277EC"/>
    <w:rsid w:val="00C27B55"/>
    <w:rsid w:val="00C30C07"/>
    <w:rsid w:val="00C34F2C"/>
    <w:rsid w:val="00C357B0"/>
    <w:rsid w:val="00C3599F"/>
    <w:rsid w:val="00C3723B"/>
    <w:rsid w:val="00C3759B"/>
    <w:rsid w:val="00C401F1"/>
    <w:rsid w:val="00C41E66"/>
    <w:rsid w:val="00C4284B"/>
    <w:rsid w:val="00C42AA7"/>
    <w:rsid w:val="00C4564A"/>
    <w:rsid w:val="00C46032"/>
    <w:rsid w:val="00C460A3"/>
    <w:rsid w:val="00C47721"/>
    <w:rsid w:val="00C5000D"/>
    <w:rsid w:val="00C500D1"/>
    <w:rsid w:val="00C5067F"/>
    <w:rsid w:val="00C50939"/>
    <w:rsid w:val="00C5193B"/>
    <w:rsid w:val="00C51D3B"/>
    <w:rsid w:val="00C533F8"/>
    <w:rsid w:val="00C5417B"/>
    <w:rsid w:val="00C54394"/>
    <w:rsid w:val="00C54CC9"/>
    <w:rsid w:val="00C554F1"/>
    <w:rsid w:val="00C56813"/>
    <w:rsid w:val="00C60565"/>
    <w:rsid w:val="00C6105B"/>
    <w:rsid w:val="00C62EEF"/>
    <w:rsid w:val="00C6500D"/>
    <w:rsid w:val="00C66585"/>
    <w:rsid w:val="00C66FB4"/>
    <w:rsid w:val="00C67BB2"/>
    <w:rsid w:val="00C70186"/>
    <w:rsid w:val="00C704EB"/>
    <w:rsid w:val="00C70AC2"/>
    <w:rsid w:val="00C71778"/>
    <w:rsid w:val="00C717C8"/>
    <w:rsid w:val="00C74C72"/>
    <w:rsid w:val="00C75900"/>
    <w:rsid w:val="00C75A17"/>
    <w:rsid w:val="00C75C22"/>
    <w:rsid w:val="00C760A1"/>
    <w:rsid w:val="00C81319"/>
    <w:rsid w:val="00C82054"/>
    <w:rsid w:val="00C8243B"/>
    <w:rsid w:val="00C8243E"/>
    <w:rsid w:val="00C8334D"/>
    <w:rsid w:val="00C83713"/>
    <w:rsid w:val="00C83AE4"/>
    <w:rsid w:val="00C84C37"/>
    <w:rsid w:val="00C850A9"/>
    <w:rsid w:val="00C85314"/>
    <w:rsid w:val="00C8585D"/>
    <w:rsid w:val="00C85CCE"/>
    <w:rsid w:val="00C85DE8"/>
    <w:rsid w:val="00C86DD1"/>
    <w:rsid w:val="00C86FEC"/>
    <w:rsid w:val="00C87245"/>
    <w:rsid w:val="00C87514"/>
    <w:rsid w:val="00C87EB8"/>
    <w:rsid w:val="00C91150"/>
    <w:rsid w:val="00C919D2"/>
    <w:rsid w:val="00C92B39"/>
    <w:rsid w:val="00C92D95"/>
    <w:rsid w:val="00C9308B"/>
    <w:rsid w:val="00C935F7"/>
    <w:rsid w:val="00C97220"/>
    <w:rsid w:val="00C97A20"/>
    <w:rsid w:val="00C97FA4"/>
    <w:rsid w:val="00CA27C5"/>
    <w:rsid w:val="00CA4D07"/>
    <w:rsid w:val="00CA4FA9"/>
    <w:rsid w:val="00CA5C35"/>
    <w:rsid w:val="00CB08B1"/>
    <w:rsid w:val="00CB2CAE"/>
    <w:rsid w:val="00CB327D"/>
    <w:rsid w:val="00CB5212"/>
    <w:rsid w:val="00CB67A1"/>
    <w:rsid w:val="00CB74B6"/>
    <w:rsid w:val="00CC125F"/>
    <w:rsid w:val="00CC1956"/>
    <w:rsid w:val="00CC29FA"/>
    <w:rsid w:val="00CC4A54"/>
    <w:rsid w:val="00CC5975"/>
    <w:rsid w:val="00CC61AA"/>
    <w:rsid w:val="00CC7B93"/>
    <w:rsid w:val="00CC7BDB"/>
    <w:rsid w:val="00CC7CBA"/>
    <w:rsid w:val="00CD05CE"/>
    <w:rsid w:val="00CD098A"/>
    <w:rsid w:val="00CD0D19"/>
    <w:rsid w:val="00CD1162"/>
    <w:rsid w:val="00CD1B44"/>
    <w:rsid w:val="00CD28EC"/>
    <w:rsid w:val="00CD3E80"/>
    <w:rsid w:val="00CD5288"/>
    <w:rsid w:val="00CD6123"/>
    <w:rsid w:val="00CD6549"/>
    <w:rsid w:val="00CD709B"/>
    <w:rsid w:val="00CD740A"/>
    <w:rsid w:val="00CE1D0A"/>
    <w:rsid w:val="00CE2E35"/>
    <w:rsid w:val="00CE3BBB"/>
    <w:rsid w:val="00CE543F"/>
    <w:rsid w:val="00CE62B1"/>
    <w:rsid w:val="00CE73A0"/>
    <w:rsid w:val="00CF1860"/>
    <w:rsid w:val="00CF2A2D"/>
    <w:rsid w:val="00CF368E"/>
    <w:rsid w:val="00CF3CFE"/>
    <w:rsid w:val="00CF3EF6"/>
    <w:rsid w:val="00CF40DD"/>
    <w:rsid w:val="00CF60FB"/>
    <w:rsid w:val="00CF7CB9"/>
    <w:rsid w:val="00CF7FB4"/>
    <w:rsid w:val="00D000FD"/>
    <w:rsid w:val="00D0109D"/>
    <w:rsid w:val="00D018BA"/>
    <w:rsid w:val="00D02086"/>
    <w:rsid w:val="00D02CFB"/>
    <w:rsid w:val="00D056A2"/>
    <w:rsid w:val="00D060E1"/>
    <w:rsid w:val="00D07375"/>
    <w:rsid w:val="00D078B7"/>
    <w:rsid w:val="00D10147"/>
    <w:rsid w:val="00D107DC"/>
    <w:rsid w:val="00D10B70"/>
    <w:rsid w:val="00D11847"/>
    <w:rsid w:val="00D123EB"/>
    <w:rsid w:val="00D12C55"/>
    <w:rsid w:val="00D13F10"/>
    <w:rsid w:val="00D1413C"/>
    <w:rsid w:val="00D14535"/>
    <w:rsid w:val="00D15A5C"/>
    <w:rsid w:val="00D15AD6"/>
    <w:rsid w:val="00D15E54"/>
    <w:rsid w:val="00D15F0B"/>
    <w:rsid w:val="00D1690D"/>
    <w:rsid w:val="00D16B8D"/>
    <w:rsid w:val="00D17502"/>
    <w:rsid w:val="00D202E6"/>
    <w:rsid w:val="00D23B12"/>
    <w:rsid w:val="00D2440D"/>
    <w:rsid w:val="00D2474C"/>
    <w:rsid w:val="00D25A3C"/>
    <w:rsid w:val="00D26ACC"/>
    <w:rsid w:val="00D26CA8"/>
    <w:rsid w:val="00D2705B"/>
    <w:rsid w:val="00D27E63"/>
    <w:rsid w:val="00D31ADD"/>
    <w:rsid w:val="00D328DE"/>
    <w:rsid w:val="00D33227"/>
    <w:rsid w:val="00D35559"/>
    <w:rsid w:val="00D37160"/>
    <w:rsid w:val="00D4092D"/>
    <w:rsid w:val="00D42288"/>
    <w:rsid w:val="00D42F41"/>
    <w:rsid w:val="00D4362F"/>
    <w:rsid w:val="00D44EFB"/>
    <w:rsid w:val="00D452A6"/>
    <w:rsid w:val="00D47954"/>
    <w:rsid w:val="00D5030A"/>
    <w:rsid w:val="00D516A5"/>
    <w:rsid w:val="00D53292"/>
    <w:rsid w:val="00D53B1A"/>
    <w:rsid w:val="00D55359"/>
    <w:rsid w:val="00D57398"/>
    <w:rsid w:val="00D576B7"/>
    <w:rsid w:val="00D577F3"/>
    <w:rsid w:val="00D57B0B"/>
    <w:rsid w:val="00D60FEC"/>
    <w:rsid w:val="00D6170C"/>
    <w:rsid w:val="00D62559"/>
    <w:rsid w:val="00D64E1F"/>
    <w:rsid w:val="00D66D2F"/>
    <w:rsid w:val="00D71BB2"/>
    <w:rsid w:val="00D71C95"/>
    <w:rsid w:val="00D72CA1"/>
    <w:rsid w:val="00D73023"/>
    <w:rsid w:val="00D73C47"/>
    <w:rsid w:val="00D73E61"/>
    <w:rsid w:val="00D74695"/>
    <w:rsid w:val="00D74BD6"/>
    <w:rsid w:val="00D74ECE"/>
    <w:rsid w:val="00D74F9D"/>
    <w:rsid w:val="00D750DC"/>
    <w:rsid w:val="00D75A7C"/>
    <w:rsid w:val="00D76456"/>
    <w:rsid w:val="00D7720C"/>
    <w:rsid w:val="00D801B6"/>
    <w:rsid w:val="00D80B56"/>
    <w:rsid w:val="00D828DA"/>
    <w:rsid w:val="00D82C91"/>
    <w:rsid w:val="00D831D4"/>
    <w:rsid w:val="00D832F4"/>
    <w:rsid w:val="00D83751"/>
    <w:rsid w:val="00D84320"/>
    <w:rsid w:val="00D85F13"/>
    <w:rsid w:val="00D87A09"/>
    <w:rsid w:val="00D9418B"/>
    <w:rsid w:val="00DA0192"/>
    <w:rsid w:val="00DA0630"/>
    <w:rsid w:val="00DA0FD8"/>
    <w:rsid w:val="00DA12EE"/>
    <w:rsid w:val="00DA3EB7"/>
    <w:rsid w:val="00DA4309"/>
    <w:rsid w:val="00DA484A"/>
    <w:rsid w:val="00DA5968"/>
    <w:rsid w:val="00DA674B"/>
    <w:rsid w:val="00DB0471"/>
    <w:rsid w:val="00DB0FEC"/>
    <w:rsid w:val="00DB2944"/>
    <w:rsid w:val="00DB34BC"/>
    <w:rsid w:val="00DB6237"/>
    <w:rsid w:val="00DB6594"/>
    <w:rsid w:val="00DB67D5"/>
    <w:rsid w:val="00DB7DCA"/>
    <w:rsid w:val="00DB7F7C"/>
    <w:rsid w:val="00DC011A"/>
    <w:rsid w:val="00DC0DDB"/>
    <w:rsid w:val="00DC27C4"/>
    <w:rsid w:val="00DC3806"/>
    <w:rsid w:val="00DC5F45"/>
    <w:rsid w:val="00DC75F1"/>
    <w:rsid w:val="00DD09DA"/>
    <w:rsid w:val="00DD0A03"/>
    <w:rsid w:val="00DD1799"/>
    <w:rsid w:val="00DD1BFA"/>
    <w:rsid w:val="00DD1E53"/>
    <w:rsid w:val="00DD584B"/>
    <w:rsid w:val="00DD6D4B"/>
    <w:rsid w:val="00DE04E6"/>
    <w:rsid w:val="00DE119C"/>
    <w:rsid w:val="00DE15CD"/>
    <w:rsid w:val="00DE1FF6"/>
    <w:rsid w:val="00DE237E"/>
    <w:rsid w:val="00DE2CD4"/>
    <w:rsid w:val="00DE31B1"/>
    <w:rsid w:val="00DE3568"/>
    <w:rsid w:val="00DE3867"/>
    <w:rsid w:val="00DE3964"/>
    <w:rsid w:val="00DE3EAE"/>
    <w:rsid w:val="00DE3F43"/>
    <w:rsid w:val="00DE45B4"/>
    <w:rsid w:val="00DE5AC7"/>
    <w:rsid w:val="00DE666D"/>
    <w:rsid w:val="00DE7777"/>
    <w:rsid w:val="00DF1153"/>
    <w:rsid w:val="00DF2069"/>
    <w:rsid w:val="00DF5447"/>
    <w:rsid w:val="00DF59DA"/>
    <w:rsid w:val="00DF670A"/>
    <w:rsid w:val="00E003E9"/>
    <w:rsid w:val="00E0157B"/>
    <w:rsid w:val="00E017D5"/>
    <w:rsid w:val="00E0199E"/>
    <w:rsid w:val="00E02090"/>
    <w:rsid w:val="00E022BE"/>
    <w:rsid w:val="00E02747"/>
    <w:rsid w:val="00E03E0E"/>
    <w:rsid w:val="00E04450"/>
    <w:rsid w:val="00E044E8"/>
    <w:rsid w:val="00E050F8"/>
    <w:rsid w:val="00E109DD"/>
    <w:rsid w:val="00E12FEC"/>
    <w:rsid w:val="00E13673"/>
    <w:rsid w:val="00E15AE8"/>
    <w:rsid w:val="00E16CC0"/>
    <w:rsid w:val="00E2148B"/>
    <w:rsid w:val="00E23439"/>
    <w:rsid w:val="00E2429B"/>
    <w:rsid w:val="00E2486A"/>
    <w:rsid w:val="00E25F3E"/>
    <w:rsid w:val="00E26B9A"/>
    <w:rsid w:val="00E27764"/>
    <w:rsid w:val="00E3042E"/>
    <w:rsid w:val="00E30E40"/>
    <w:rsid w:val="00E3193A"/>
    <w:rsid w:val="00E32364"/>
    <w:rsid w:val="00E339AA"/>
    <w:rsid w:val="00E371F4"/>
    <w:rsid w:val="00E460CA"/>
    <w:rsid w:val="00E46348"/>
    <w:rsid w:val="00E46569"/>
    <w:rsid w:val="00E50596"/>
    <w:rsid w:val="00E50B38"/>
    <w:rsid w:val="00E51836"/>
    <w:rsid w:val="00E534ED"/>
    <w:rsid w:val="00E53F38"/>
    <w:rsid w:val="00E542F4"/>
    <w:rsid w:val="00E550C5"/>
    <w:rsid w:val="00E56B90"/>
    <w:rsid w:val="00E57C0B"/>
    <w:rsid w:val="00E57FA3"/>
    <w:rsid w:val="00E60A5B"/>
    <w:rsid w:val="00E61D22"/>
    <w:rsid w:val="00E622A6"/>
    <w:rsid w:val="00E62649"/>
    <w:rsid w:val="00E6282E"/>
    <w:rsid w:val="00E63C8F"/>
    <w:rsid w:val="00E67BE6"/>
    <w:rsid w:val="00E71EB9"/>
    <w:rsid w:val="00E74BE2"/>
    <w:rsid w:val="00E75297"/>
    <w:rsid w:val="00E7532A"/>
    <w:rsid w:val="00E778D7"/>
    <w:rsid w:val="00E778EB"/>
    <w:rsid w:val="00E801AC"/>
    <w:rsid w:val="00E810BA"/>
    <w:rsid w:val="00E820FE"/>
    <w:rsid w:val="00E8253A"/>
    <w:rsid w:val="00E82B01"/>
    <w:rsid w:val="00E85B80"/>
    <w:rsid w:val="00E86AE4"/>
    <w:rsid w:val="00E86EE0"/>
    <w:rsid w:val="00E86FD5"/>
    <w:rsid w:val="00E877CF"/>
    <w:rsid w:val="00E87F4A"/>
    <w:rsid w:val="00E90743"/>
    <w:rsid w:val="00E91372"/>
    <w:rsid w:val="00E91F6E"/>
    <w:rsid w:val="00E92607"/>
    <w:rsid w:val="00E928D4"/>
    <w:rsid w:val="00E92F84"/>
    <w:rsid w:val="00E93A79"/>
    <w:rsid w:val="00E94048"/>
    <w:rsid w:val="00E942C5"/>
    <w:rsid w:val="00E95A9B"/>
    <w:rsid w:val="00E96746"/>
    <w:rsid w:val="00EA1322"/>
    <w:rsid w:val="00EA1D76"/>
    <w:rsid w:val="00EA29D0"/>
    <w:rsid w:val="00EA2EC3"/>
    <w:rsid w:val="00EA4821"/>
    <w:rsid w:val="00EA6143"/>
    <w:rsid w:val="00EA7FAB"/>
    <w:rsid w:val="00EB510E"/>
    <w:rsid w:val="00EB5BD2"/>
    <w:rsid w:val="00EB655E"/>
    <w:rsid w:val="00EC1645"/>
    <w:rsid w:val="00EC190B"/>
    <w:rsid w:val="00EC35DA"/>
    <w:rsid w:val="00EC365C"/>
    <w:rsid w:val="00EC3BC6"/>
    <w:rsid w:val="00EC3ED1"/>
    <w:rsid w:val="00EC3FB1"/>
    <w:rsid w:val="00EC3FDA"/>
    <w:rsid w:val="00EC43CD"/>
    <w:rsid w:val="00EC4434"/>
    <w:rsid w:val="00EC6488"/>
    <w:rsid w:val="00EC7D16"/>
    <w:rsid w:val="00ED01A0"/>
    <w:rsid w:val="00ED0E19"/>
    <w:rsid w:val="00ED174F"/>
    <w:rsid w:val="00ED2A3A"/>
    <w:rsid w:val="00ED2BD8"/>
    <w:rsid w:val="00ED4F0F"/>
    <w:rsid w:val="00ED5836"/>
    <w:rsid w:val="00ED5BDB"/>
    <w:rsid w:val="00ED70C9"/>
    <w:rsid w:val="00ED7AD4"/>
    <w:rsid w:val="00EE12AC"/>
    <w:rsid w:val="00EE143D"/>
    <w:rsid w:val="00EE20DD"/>
    <w:rsid w:val="00EE405F"/>
    <w:rsid w:val="00EE4297"/>
    <w:rsid w:val="00EE4635"/>
    <w:rsid w:val="00EE6029"/>
    <w:rsid w:val="00EE60E4"/>
    <w:rsid w:val="00EE6975"/>
    <w:rsid w:val="00EE6DDB"/>
    <w:rsid w:val="00EE71A7"/>
    <w:rsid w:val="00EF0639"/>
    <w:rsid w:val="00EF08CC"/>
    <w:rsid w:val="00EF5079"/>
    <w:rsid w:val="00EF5BAF"/>
    <w:rsid w:val="00EF699A"/>
    <w:rsid w:val="00EF7346"/>
    <w:rsid w:val="00EF7C8D"/>
    <w:rsid w:val="00F000C9"/>
    <w:rsid w:val="00F01D5C"/>
    <w:rsid w:val="00F01F9F"/>
    <w:rsid w:val="00F030B3"/>
    <w:rsid w:val="00F0423B"/>
    <w:rsid w:val="00F04C67"/>
    <w:rsid w:val="00F04CF6"/>
    <w:rsid w:val="00F05ED7"/>
    <w:rsid w:val="00F063F6"/>
    <w:rsid w:val="00F07FDF"/>
    <w:rsid w:val="00F116E5"/>
    <w:rsid w:val="00F1319F"/>
    <w:rsid w:val="00F13CA5"/>
    <w:rsid w:val="00F14484"/>
    <w:rsid w:val="00F14D65"/>
    <w:rsid w:val="00F1621B"/>
    <w:rsid w:val="00F20E6D"/>
    <w:rsid w:val="00F20FCD"/>
    <w:rsid w:val="00F211FB"/>
    <w:rsid w:val="00F21DE3"/>
    <w:rsid w:val="00F22C3C"/>
    <w:rsid w:val="00F23975"/>
    <w:rsid w:val="00F271C8"/>
    <w:rsid w:val="00F275F4"/>
    <w:rsid w:val="00F27EFF"/>
    <w:rsid w:val="00F30BBB"/>
    <w:rsid w:val="00F314F5"/>
    <w:rsid w:val="00F329E1"/>
    <w:rsid w:val="00F33439"/>
    <w:rsid w:val="00F33D81"/>
    <w:rsid w:val="00F33F6D"/>
    <w:rsid w:val="00F34D0B"/>
    <w:rsid w:val="00F40A10"/>
    <w:rsid w:val="00F40EAD"/>
    <w:rsid w:val="00F40EE5"/>
    <w:rsid w:val="00F4191F"/>
    <w:rsid w:val="00F423F0"/>
    <w:rsid w:val="00F42C7E"/>
    <w:rsid w:val="00F42DF7"/>
    <w:rsid w:val="00F4382A"/>
    <w:rsid w:val="00F45DD1"/>
    <w:rsid w:val="00F46041"/>
    <w:rsid w:val="00F47DBF"/>
    <w:rsid w:val="00F501AA"/>
    <w:rsid w:val="00F51532"/>
    <w:rsid w:val="00F52656"/>
    <w:rsid w:val="00F531E1"/>
    <w:rsid w:val="00F53431"/>
    <w:rsid w:val="00F55712"/>
    <w:rsid w:val="00F577BA"/>
    <w:rsid w:val="00F6089A"/>
    <w:rsid w:val="00F60B39"/>
    <w:rsid w:val="00F62456"/>
    <w:rsid w:val="00F63709"/>
    <w:rsid w:val="00F6413A"/>
    <w:rsid w:val="00F641E4"/>
    <w:rsid w:val="00F645BE"/>
    <w:rsid w:val="00F6469B"/>
    <w:rsid w:val="00F64A67"/>
    <w:rsid w:val="00F64EED"/>
    <w:rsid w:val="00F6539E"/>
    <w:rsid w:val="00F65645"/>
    <w:rsid w:val="00F657F8"/>
    <w:rsid w:val="00F66295"/>
    <w:rsid w:val="00F67E56"/>
    <w:rsid w:val="00F70B09"/>
    <w:rsid w:val="00F70DFF"/>
    <w:rsid w:val="00F7143D"/>
    <w:rsid w:val="00F715BC"/>
    <w:rsid w:val="00F71646"/>
    <w:rsid w:val="00F728D0"/>
    <w:rsid w:val="00F72D73"/>
    <w:rsid w:val="00F745D7"/>
    <w:rsid w:val="00F74EB3"/>
    <w:rsid w:val="00F76467"/>
    <w:rsid w:val="00F764B4"/>
    <w:rsid w:val="00F76BE6"/>
    <w:rsid w:val="00F76D84"/>
    <w:rsid w:val="00F82672"/>
    <w:rsid w:val="00F8287F"/>
    <w:rsid w:val="00F85438"/>
    <w:rsid w:val="00F859C4"/>
    <w:rsid w:val="00F85CBE"/>
    <w:rsid w:val="00F85D73"/>
    <w:rsid w:val="00F87AE6"/>
    <w:rsid w:val="00F87C85"/>
    <w:rsid w:val="00F9308A"/>
    <w:rsid w:val="00F93D09"/>
    <w:rsid w:val="00F94498"/>
    <w:rsid w:val="00F94B57"/>
    <w:rsid w:val="00F953E4"/>
    <w:rsid w:val="00F95905"/>
    <w:rsid w:val="00F95AAD"/>
    <w:rsid w:val="00F9667A"/>
    <w:rsid w:val="00F967B9"/>
    <w:rsid w:val="00F973EE"/>
    <w:rsid w:val="00FA0EF0"/>
    <w:rsid w:val="00FA1129"/>
    <w:rsid w:val="00FA2388"/>
    <w:rsid w:val="00FA2F09"/>
    <w:rsid w:val="00FA3196"/>
    <w:rsid w:val="00FA36CF"/>
    <w:rsid w:val="00FA4212"/>
    <w:rsid w:val="00FA4690"/>
    <w:rsid w:val="00FA4AD4"/>
    <w:rsid w:val="00FA56ED"/>
    <w:rsid w:val="00FA58D8"/>
    <w:rsid w:val="00FA6876"/>
    <w:rsid w:val="00FA6CD4"/>
    <w:rsid w:val="00FA747E"/>
    <w:rsid w:val="00FB0BB8"/>
    <w:rsid w:val="00FB106B"/>
    <w:rsid w:val="00FB396D"/>
    <w:rsid w:val="00FB3D44"/>
    <w:rsid w:val="00FB3EC3"/>
    <w:rsid w:val="00FC1046"/>
    <w:rsid w:val="00FC1B0B"/>
    <w:rsid w:val="00FC203D"/>
    <w:rsid w:val="00FC226E"/>
    <w:rsid w:val="00FC2D36"/>
    <w:rsid w:val="00FC3259"/>
    <w:rsid w:val="00FC3F00"/>
    <w:rsid w:val="00FC5802"/>
    <w:rsid w:val="00FC5A37"/>
    <w:rsid w:val="00FC6C1E"/>
    <w:rsid w:val="00FD0467"/>
    <w:rsid w:val="00FD0509"/>
    <w:rsid w:val="00FD0962"/>
    <w:rsid w:val="00FD0E5E"/>
    <w:rsid w:val="00FD21FB"/>
    <w:rsid w:val="00FD2C6C"/>
    <w:rsid w:val="00FD2EC9"/>
    <w:rsid w:val="00FD70E0"/>
    <w:rsid w:val="00FD7605"/>
    <w:rsid w:val="00FD79FD"/>
    <w:rsid w:val="00FE1170"/>
    <w:rsid w:val="00FE1C0C"/>
    <w:rsid w:val="00FE27BC"/>
    <w:rsid w:val="00FE3329"/>
    <w:rsid w:val="00FE339B"/>
    <w:rsid w:val="00FE34FB"/>
    <w:rsid w:val="00FE36C1"/>
    <w:rsid w:val="00FE409B"/>
    <w:rsid w:val="00FE4290"/>
    <w:rsid w:val="00FE4635"/>
    <w:rsid w:val="00FE5648"/>
    <w:rsid w:val="00FE6E63"/>
    <w:rsid w:val="00FE7527"/>
    <w:rsid w:val="00FE7DE3"/>
    <w:rsid w:val="00FF0321"/>
    <w:rsid w:val="00FF069E"/>
    <w:rsid w:val="00FF25F2"/>
    <w:rsid w:val="00FF3743"/>
    <w:rsid w:val="00FF3AB9"/>
    <w:rsid w:val="00FF45E0"/>
    <w:rsid w:val="00FF7830"/>
    <w:rsid w:val="00FF7A7B"/>
    <w:rsid w:val="00FF7DC7"/>
    <w:rsid w:val="00FF7F6A"/>
    <w:rsid w:val="02917105"/>
    <w:rsid w:val="031B4B91"/>
    <w:rsid w:val="036E445B"/>
    <w:rsid w:val="038066BF"/>
    <w:rsid w:val="03CBB9BC"/>
    <w:rsid w:val="047BF6E8"/>
    <w:rsid w:val="04FAF8DE"/>
    <w:rsid w:val="05C9910F"/>
    <w:rsid w:val="06DC69F7"/>
    <w:rsid w:val="077626DD"/>
    <w:rsid w:val="07CDB03E"/>
    <w:rsid w:val="081F4C3A"/>
    <w:rsid w:val="0881FFA5"/>
    <w:rsid w:val="08935D99"/>
    <w:rsid w:val="08B06955"/>
    <w:rsid w:val="0DA36D2E"/>
    <w:rsid w:val="0DC85E07"/>
    <w:rsid w:val="0DE80BDA"/>
    <w:rsid w:val="0E19037A"/>
    <w:rsid w:val="0F012B97"/>
    <w:rsid w:val="0F36EF71"/>
    <w:rsid w:val="0FCA28DB"/>
    <w:rsid w:val="0FF48233"/>
    <w:rsid w:val="11608FE2"/>
    <w:rsid w:val="12387047"/>
    <w:rsid w:val="13439FC4"/>
    <w:rsid w:val="13813074"/>
    <w:rsid w:val="13FCACB5"/>
    <w:rsid w:val="148FD5A9"/>
    <w:rsid w:val="14D1BD73"/>
    <w:rsid w:val="15A258B1"/>
    <w:rsid w:val="16015440"/>
    <w:rsid w:val="16D1DA55"/>
    <w:rsid w:val="1772DC80"/>
    <w:rsid w:val="1778F5C4"/>
    <w:rsid w:val="18822CF1"/>
    <w:rsid w:val="18DFDCAB"/>
    <w:rsid w:val="18E497A4"/>
    <w:rsid w:val="1962EA88"/>
    <w:rsid w:val="199E6AC5"/>
    <w:rsid w:val="1B9F5DB4"/>
    <w:rsid w:val="1C65CA18"/>
    <w:rsid w:val="1E7B2B57"/>
    <w:rsid w:val="1FCBBCDB"/>
    <w:rsid w:val="212DE0AD"/>
    <w:rsid w:val="2223542F"/>
    <w:rsid w:val="22EB8D25"/>
    <w:rsid w:val="23FF26FB"/>
    <w:rsid w:val="2688E53C"/>
    <w:rsid w:val="26F8DB62"/>
    <w:rsid w:val="2718B532"/>
    <w:rsid w:val="293CAD3A"/>
    <w:rsid w:val="297850AE"/>
    <w:rsid w:val="2979A270"/>
    <w:rsid w:val="2A959857"/>
    <w:rsid w:val="2B0AB55B"/>
    <w:rsid w:val="2BA2AF8F"/>
    <w:rsid w:val="2D11F4FD"/>
    <w:rsid w:val="2E1CE3CA"/>
    <w:rsid w:val="2F5F1DD1"/>
    <w:rsid w:val="2FF56A18"/>
    <w:rsid w:val="30663511"/>
    <w:rsid w:val="32AC807B"/>
    <w:rsid w:val="332E1E1A"/>
    <w:rsid w:val="339D3CB8"/>
    <w:rsid w:val="342B883E"/>
    <w:rsid w:val="34B15EEC"/>
    <w:rsid w:val="34B59176"/>
    <w:rsid w:val="354CFAB8"/>
    <w:rsid w:val="361F9F4F"/>
    <w:rsid w:val="36459AC4"/>
    <w:rsid w:val="3653C8F7"/>
    <w:rsid w:val="36615780"/>
    <w:rsid w:val="39378E89"/>
    <w:rsid w:val="3A4FA163"/>
    <w:rsid w:val="3ACEDF04"/>
    <w:rsid w:val="3B24C51A"/>
    <w:rsid w:val="3BB115A3"/>
    <w:rsid w:val="3BD3D6B4"/>
    <w:rsid w:val="3C3D5CA4"/>
    <w:rsid w:val="3C84B271"/>
    <w:rsid w:val="3CBCD1DA"/>
    <w:rsid w:val="3CF4DDFD"/>
    <w:rsid w:val="3CF81B38"/>
    <w:rsid w:val="3D491C35"/>
    <w:rsid w:val="3FA86363"/>
    <w:rsid w:val="406A34C2"/>
    <w:rsid w:val="4192B7D9"/>
    <w:rsid w:val="41C5E1F9"/>
    <w:rsid w:val="4203FB45"/>
    <w:rsid w:val="431C8F52"/>
    <w:rsid w:val="4414C001"/>
    <w:rsid w:val="45413D71"/>
    <w:rsid w:val="466564E6"/>
    <w:rsid w:val="473AA283"/>
    <w:rsid w:val="47526198"/>
    <w:rsid w:val="4763C2BE"/>
    <w:rsid w:val="478222A8"/>
    <w:rsid w:val="48034E0D"/>
    <w:rsid w:val="4843042D"/>
    <w:rsid w:val="485DEB47"/>
    <w:rsid w:val="49342397"/>
    <w:rsid w:val="49FA8839"/>
    <w:rsid w:val="4A271B47"/>
    <w:rsid w:val="4AACA28F"/>
    <w:rsid w:val="4AFDEBFA"/>
    <w:rsid w:val="4B092A9E"/>
    <w:rsid w:val="4B38C385"/>
    <w:rsid w:val="4B9D29D2"/>
    <w:rsid w:val="4CE1A9B9"/>
    <w:rsid w:val="4D9C5730"/>
    <w:rsid w:val="4DEEC73B"/>
    <w:rsid w:val="4EA7E35D"/>
    <w:rsid w:val="4F9EC021"/>
    <w:rsid w:val="4FAAD9C4"/>
    <w:rsid w:val="510C42B7"/>
    <w:rsid w:val="51BC5F7A"/>
    <w:rsid w:val="52A72727"/>
    <w:rsid w:val="53094DCE"/>
    <w:rsid w:val="53A07187"/>
    <w:rsid w:val="557597AA"/>
    <w:rsid w:val="55AE022C"/>
    <w:rsid w:val="55B34A45"/>
    <w:rsid w:val="56B95267"/>
    <w:rsid w:val="57CE1BD8"/>
    <w:rsid w:val="5943B103"/>
    <w:rsid w:val="5A17ADD6"/>
    <w:rsid w:val="5A508D77"/>
    <w:rsid w:val="5AA7251F"/>
    <w:rsid w:val="5CE738A3"/>
    <w:rsid w:val="5D8E12D2"/>
    <w:rsid w:val="5E346D83"/>
    <w:rsid w:val="5E5B527E"/>
    <w:rsid w:val="6063C0FE"/>
    <w:rsid w:val="61536137"/>
    <w:rsid w:val="62BB2B53"/>
    <w:rsid w:val="63F425CD"/>
    <w:rsid w:val="648E487A"/>
    <w:rsid w:val="64E489FD"/>
    <w:rsid w:val="66625E04"/>
    <w:rsid w:val="679FB4CA"/>
    <w:rsid w:val="68BC4340"/>
    <w:rsid w:val="6A95DBB0"/>
    <w:rsid w:val="6B4AD463"/>
    <w:rsid w:val="6B9913A8"/>
    <w:rsid w:val="6BDEB2C0"/>
    <w:rsid w:val="6C247788"/>
    <w:rsid w:val="6D246A93"/>
    <w:rsid w:val="6FAFC77F"/>
    <w:rsid w:val="70503E22"/>
    <w:rsid w:val="708AA8D7"/>
    <w:rsid w:val="70D0319B"/>
    <w:rsid w:val="718771FC"/>
    <w:rsid w:val="71AAB154"/>
    <w:rsid w:val="73219E9C"/>
    <w:rsid w:val="73CDD03A"/>
    <w:rsid w:val="779BAA74"/>
    <w:rsid w:val="78663045"/>
    <w:rsid w:val="79FD730C"/>
    <w:rsid w:val="7ABA59B5"/>
    <w:rsid w:val="7AD80758"/>
    <w:rsid w:val="7B6909EE"/>
    <w:rsid w:val="7B83D3FE"/>
    <w:rsid w:val="7B84C014"/>
    <w:rsid w:val="7BCF1A27"/>
    <w:rsid w:val="7BE77125"/>
    <w:rsid w:val="7CBC0B1B"/>
    <w:rsid w:val="7D65C0D3"/>
    <w:rsid w:val="7E0C3108"/>
    <w:rsid w:val="7E15C7D9"/>
    <w:rsid w:val="7E8EC350"/>
    <w:rsid w:val="7F7E0E94"/>
    <w:rsid w:val="7FC28F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CBE9"/>
  <w15:chartTrackingRefBased/>
  <w15:docId w15:val="{004EAFB4-772F-4A2A-8971-9B2CC86D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055"/>
  </w:style>
  <w:style w:type="paragraph" w:styleId="Heading1">
    <w:name w:val="heading 1"/>
    <w:basedOn w:val="Normal"/>
    <w:next w:val="Normal"/>
    <w:link w:val="Heading1Char"/>
    <w:uiPriority w:val="9"/>
    <w:qFormat/>
    <w:rsid w:val="006A3739"/>
    <w:pPr>
      <w:keepNext/>
      <w:keepLines/>
      <w:outlineLvl w:val="0"/>
    </w:pPr>
    <w:rPr>
      <w:rFonts w:asciiTheme="minorBidi" w:eastAsia="Calibri" w:hAnsiTheme="minorBidi" w:cs="Calibri"/>
      <w:b/>
      <w:color w:val="4472C4" w:themeColor="accent1"/>
      <w:kern w:val="0"/>
      <w:sz w:val="20"/>
      <w:szCs w:val="48"/>
      <w:lang w:val="en-GB" w:eastAsia="en-GB" w:bidi="he-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E1CBF"/>
    <w:rPr>
      <w:sz w:val="16"/>
      <w:szCs w:val="16"/>
    </w:rPr>
  </w:style>
  <w:style w:type="paragraph" w:styleId="CommentText">
    <w:name w:val="annotation text"/>
    <w:basedOn w:val="Normal"/>
    <w:link w:val="CommentTextChar"/>
    <w:uiPriority w:val="99"/>
    <w:unhideWhenUsed/>
    <w:rsid w:val="004E1CBF"/>
    <w:rPr>
      <w:sz w:val="20"/>
      <w:szCs w:val="20"/>
    </w:rPr>
  </w:style>
  <w:style w:type="character" w:customStyle="1" w:styleId="CommentTextChar">
    <w:name w:val="Comment Text Char"/>
    <w:basedOn w:val="DefaultParagraphFont"/>
    <w:link w:val="CommentText"/>
    <w:uiPriority w:val="99"/>
    <w:rsid w:val="004E1CBF"/>
    <w:rPr>
      <w:sz w:val="20"/>
      <w:szCs w:val="20"/>
    </w:rPr>
  </w:style>
  <w:style w:type="paragraph" w:styleId="CommentSubject">
    <w:name w:val="annotation subject"/>
    <w:basedOn w:val="CommentText"/>
    <w:next w:val="CommentText"/>
    <w:link w:val="CommentSubjectChar"/>
    <w:uiPriority w:val="99"/>
    <w:semiHidden/>
    <w:unhideWhenUsed/>
    <w:rsid w:val="004E1CBF"/>
    <w:rPr>
      <w:b/>
      <w:bCs/>
    </w:rPr>
  </w:style>
  <w:style w:type="character" w:customStyle="1" w:styleId="CommentSubjectChar">
    <w:name w:val="Comment Subject Char"/>
    <w:basedOn w:val="CommentTextChar"/>
    <w:link w:val="CommentSubject"/>
    <w:uiPriority w:val="99"/>
    <w:semiHidden/>
    <w:rsid w:val="004E1CBF"/>
    <w:rPr>
      <w:b/>
      <w:bCs/>
      <w:sz w:val="20"/>
      <w:szCs w:val="20"/>
    </w:rPr>
  </w:style>
  <w:style w:type="character" w:customStyle="1" w:styleId="Heading1Char">
    <w:name w:val="Heading 1 Char"/>
    <w:basedOn w:val="DefaultParagraphFont"/>
    <w:link w:val="Heading1"/>
    <w:uiPriority w:val="9"/>
    <w:rsid w:val="006A3739"/>
    <w:rPr>
      <w:rFonts w:asciiTheme="minorBidi" w:eastAsia="Calibri" w:hAnsiTheme="minorBidi" w:cs="Calibri"/>
      <w:b/>
      <w:color w:val="4472C4" w:themeColor="accent1"/>
      <w:kern w:val="0"/>
      <w:sz w:val="20"/>
      <w:szCs w:val="48"/>
      <w:lang w:val="en-GB" w:eastAsia="en-GB" w:bidi="he-IL"/>
      <w14:ligatures w14:val="none"/>
    </w:rPr>
  </w:style>
  <w:style w:type="paragraph" w:styleId="NormalWeb">
    <w:name w:val="Normal (Web)"/>
    <w:basedOn w:val="Normal"/>
    <w:uiPriority w:val="99"/>
    <w:semiHidden/>
    <w:unhideWhenUsed/>
    <w:rsid w:val="00F76D84"/>
    <w:rPr>
      <w:rFonts w:ascii="Times New Roman" w:hAnsi="Times New Roman" w:cs="Times New Roman"/>
    </w:rPr>
  </w:style>
  <w:style w:type="character" w:styleId="Hyperlink">
    <w:name w:val="Hyperlink"/>
    <w:basedOn w:val="DefaultParagraphFont"/>
    <w:uiPriority w:val="99"/>
    <w:unhideWhenUsed/>
    <w:rsid w:val="007D357F"/>
    <w:rPr>
      <w:color w:val="0563C1" w:themeColor="hyperlink"/>
      <w:u w:val="single"/>
    </w:rPr>
  </w:style>
  <w:style w:type="character" w:styleId="UnresolvedMention">
    <w:name w:val="Unresolved Mention"/>
    <w:basedOn w:val="DefaultParagraphFont"/>
    <w:uiPriority w:val="99"/>
    <w:semiHidden/>
    <w:unhideWhenUsed/>
    <w:rsid w:val="007D357F"/>
    <w:rPr>
      <w:color w:val="605E5C"/>
      <w:shd w:val="clear" w:color="auto" w:fill="E1DFDD"/>
    </w:rPr>
  </w:style>
  <w:style w:type="paragraph" w:styleId="ListParagraph">
    <w:name w:val="List Paragraph"/>
    <w:basedOn w:val="Normal"/>
    <w:uiPriority w:val="34"/>
    <w:qFormat/>
    <w:rsid w:val="00A00F05"/>
    <w:pPr>
      <w:ind w:left="720"/>
      <w:contextualSpacing/>
    </w:pPr>
  </w:style>
  <w:style w:type="paragraph" w:styleId="Revision">
    <w:name w:val="Revision"/>
    <w:hidden/>
    <w:uiPriority w:val="99"/>
    <w:semiHidden/>
    <w:rsid w:val="008912A6"/>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dNoteBibliographyTitle">
    <w:name w:val="EndNote Bibliography Title"/>
    <w:basedOn w:val="Normal"/>
    <w:link w:val="EndNoteBibliographyTitleChar"/>
    <w:rsid w:val="00FC5802"/>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FC5802"/>
    <w:rPr>
      <w:rFonts w:ascii="Calibri" w:hAnsi="Calibri" w:cs="Calibri"/>
    </w:rPr>
  </w:style>
  <w:style w:type="paragraph" w:customStyle="1" w:styleId="EndNoteBibliography">
    <w:name w:val="EndNote Bibliography"/>
    <w:basedOn w:val="Normal"/>
    <w:link w:val="EndNoteBibliographyChar"/>
    <w:rsid w:val="00FC5802"/>
    <w:pPr>
      <w:jc w:val="both"/>
    </w:pPr>
    <w:rPr>
      <w:rFonts w:ascii="Calibri" w:hAnsi="Calibri" w:cs="Calibri"/>
    </w:rPr>
  </w:style>
  <w:style w:type="character" w:customStyle="1" w:styleId="EndNoteBibliographyChar">
    <w:name w:val="EndNote Bibliography Char"/>
    <w:basedOn w:val="DefaultParagraphFont"/>
    <w:link w:val="EndNoteBibliography"/>
    <w:rsid w:val="00FC580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29985">
      <w:bodyDiv w:val="1"/>
      <w:marLeft w:val="0"/>
      <w:marRight w:val="0"/>
      <w:marTop w:val="0"/>
      <w:marBottom w:val="0"/>
      <w:divBdr>
        <w:top w:val="none" w:sz="0" w:space="0" w:color="auto"/>
        <w:left w:val="none" w:sz="0" w:space="0" w:color="auto"/>
        <w:bottom w:val="none" w:sz="0" w:space="0" w:color="auto"/>
        <w:right w:val="none" w:sz="0" w:space="0" w:color="auto"/>
      </w:divBdr>
    </w:div>
    <w:div w:id="744955360">
      <w:bodyDiv w:val="1"/>
      <w:marLeft w:val="0"/>
      <w:marRight w:val="0"/>
      <w:marTop w:val="0"/>
      <w:marBottom w:val="0"/>
      <w:divBdr>
        <w:top w:val="none" w:sz="0" w:space="0" w:color="auto"/>
        <w:left w:val="none" w:sz="0" w:space="0" w:color="auto"/>
        <w:bottom w:val="none" w:sz="0" w:space="0" w:color="auto"/>
        <w:right w:val="none" w:sz="0" w:space="0" w:color="auto"/>
      </w:divBdr>
    </w:div>
    <w:div w:id="1262252857">
      <w:bodyDiv w:val="1"/>
      <w:marLeft w:val="0"/>
      <w:marRight w:val="0"/>
      <w:marTop w:val="0"/>
      <w:marBottom w:val="0"/>
      <w:divBdr>
        <w:top w:val="none" w:sz="0" w:space="0" w:color="auto"/>
        <w:left w:val="none" w:sz="0" w:space="0" w:color="auto"/>
        <w:bottom w:val="none" w:sz="0" w:space="0" w:color="auto"/>
        <w:right w:val="none" w:sz="0" w:space="0" w:color="auto"/>
      </w:divBdr>
    </w:div>
    <w:div w:id="1549416713">
      <w:bodyDiv w:val="1"/>
      <w:marLeft w:val="0"/>
      <w:marRight w:val="0"/>
      <w:marTop w:val="0"/>
      <w:marBottom w:val="0"/>
      <w:divBdr>
        <w:top w:val="none" w:sz="0" w:space="0" w:color="auto"/>
        <w:left w:val="none" w:sz="0" w:space="0" w:color="auto"/>
        <w:bottom w:val="none" w:sz="0" w:space="0" w:color="auto"/>
        <w:right w:val="none" w:sz="0" w:space="0" w:color="auto"/>
      </w:divBdr>
    </w:div>
    <w:div w:id="1706565923">
      <w:bodyDiv w:val="1"/>
      <w:marLeft w:val="0"/>
      <w:marRight w:val="0"/>
      <w:marTop w:val="0"/>
      <w:marBottom w:val="0"/>
      <w:divBdr>
        <w:top w:val="none" w:sz="0" w:space="0" w:color="auto"/>
        <w:left w:val="none" w:sz="0" w:space="0" w:color="auto"/>
        <w:bottom w:val="none" w:sz="0" w:space="0" w:color="auto"/>
        <w:right w:val="none" w:sz="0" w:space="0" w:color="auto"/>
      </w:divBdr>
    </w:div>
    <w:div w:id="1780292841">
      <w:bodyDiv w:val="1"/>
      <w:marLeft w:val="0"/>
      <w:marRight w:val="0"/>
      <w:marTop w:val="0"/>
      <w:marBottom w:val="0"/>
      <w:divBdr>
        <w:top w:val="none" w:sz="0" w:space="0" w:color="auto"/>
        <w:left w:val="none" w:sz="0" w:space="0" w:color="auto"/>
        <w:bottom w:val="none" w:sz="0" w:space="0" w:color="auto"/>
        <w:right w:val="none" w:sz="0" w:space="0" w:color="auto"/>
      </w:divBdr>
    </w:div>
    <w:div w:id="2102067733">
      <w:bodyDiv w:val="1"/>
      <w:marLeft w:val="0"/>
      <w:marRight w:val="0"/>
      <w:marTop w:val="0"/>
      <w:marBottom w:val="0"/>
      <w:divBdr>
        <w:top w:val="none" w:sz="0" w:space="0" w:color="auto"/>
        <w:left w:val="none" w:sz="0" w:space="0" w:color="auto"/>
        <w:bottom w:val="none" w:sz="0" w:space="0" w:color="auto"/>
        <w:right w:val="none" w:sz="0" w:space="0" w:color="auto"/>
      </w:divBdr>
    </w:div>
    <w:div w:id="210325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5514F-FBA1-FB4E-8EB0-345E86B65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19</Pages>
  <Words>19231</Words>
  <Characters>108851</Characters>
  <Application>Microsoft Office Word</Application>
  <DocSecurity>0</DocSecurity>
  <Lines>1979</Lines>
  <Paragraphs>285</Paragraphs>
  <ScaleCrop>false</ScaleCrop>
  <Company/>
  <LinksUpToDate>false</LinksUpToDate>
  <CharactersWithSpaces>127797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Nassar</dc:creator>
  <cp:keywords/>
  <dc:description/>
  <cp:lastModifiedBy>Ali Hummos</cp:lastModifiedBy>
  <cp:revision>7</cp:revision>
  <dcterms:created xsi:type="dcterms:W3CDTF">2024-11-10T19:30:00Z</dcterms:created>
  <dcterms:modified xsi:type="dcterms:W3CDTF">2026-05-19T01:50:00Z</dcterms:modified>
</cp:coreProperties>
</file>